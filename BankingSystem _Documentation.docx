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F67FC8" w14:textId="635777AD" w:rsidR="1F728D65" w:rsidRDefault="1F728D65" w:rsidP="1F728D65">
      <w:pPr>
        <w:spacing w:line="360" w:lineRule="auto"/>
        <w:jc w:val="center"/>
        <w:rPr>
          <w:rFonts w:ascii="Times New Roman" w:eastAsia="Times New Roman" w:hAnsi="Times New Roman" w:cs="Times New Roman"/>
          <w:b/>
          <w:bCs/>
          <w:color w:val="002060"/>
          <w:sz w:val="55"/>
          <w:szCs w:val="55"/>
        </w:rPr>
      </w:pPr>
      <w:r w:rsidRPr="1F728D65">
        <w:rPr>
          <w:rFonts w:ascii="Times New Roman" w:eastAsia="Times New Roman" w:hAnsi="Times New Roman" w:cs="Times New Roman"/>
          <w:b/>
          <w:bCs/>
          <w:color w:val="002060"/>
          <w:sz w:val="55"/>
          <w:szCs w:val="55"/>
        </w:rPr>
        <w:t>Project #3</w:t>
      </w:r>
    </w:p>
    <w:p w14:paraId="708B4175" w14:textId="4247E36C" w:rsidR="1F728D65" w:rsidRDefault="1F728D65" w:rsidP="1F728D65">
      <w:pPr>
        <w:spacing w:line="360" w:lineRule="auto"/>
        <w:jc w:val="center"/>
        <w:rPr>
          <w:rFonts w:ascii="Times New Roman" w:eastAsia="Times New Roman" w:hAnsi="Times New Roman" w:cs="Times New Roman"/>
          <w:color w:val="000000" w:themeColor="text1"/>
          <w:sz w:val="39"/>
          <w:szCs w:val="39"/>
        </w:rPr>
      </w:pPr>
      <w:r w:rsidRPr="1F728D65">
        <w:rPr>
          <w:rFonts w:ascii="Times New Roman" w:eastAsia="Times New Roman" w:hAnsi="Times New Roman" w:cs="Times New Roman"/>
          <w:color w:val="000000" w:themeColor="text1"/>
          <w:sz w:val="39"/>
          <w:szCs w:val="39"/>
        </w:rPr>
        <w:t xml:space="preserve">CSCI6620.81  </w:t>
      </w:r>
    </w:p>
    <w:p w14:paraId="043DBC79" w14:textId="5E29E007" w:rsidR="1F728D65" w:rsidRDefault="1F728D65" w:rsidP="1F728D65">
      <w:pPr>
        <w:spacing w:line="360" w:lineRule="auto"/>
        <w:jc w:val="center"/>
        <w:rPr>
          <w:rFonts w:ascii="Times New Roman" w:eastAsia="Times New Roman" w:hAnsi="Times New Roman" w:cs="Times New Roman"/>
          <w:color w:val="002060"/>
          <w:sz w:val="39"/>
          <w:szCs w:val="39"/>
        </w:rPr>
      </w:pPr>
      <w:r w:rsidRPr="1F728D65">
        <w:rPr>
          <w:rFonts w:ascii="Times New Roman" w:eastAsia="Times New Roman" w:hAnsi="Times New Roman" w:cs="Times New Roman"/>
          <w:b/>
          <w:bCs/>
          <w:color w:val="002060"/>
          <w:sz w:val="39"/>
          <w:szCs w:val="39"/>
        </w:rPr>
        <w:t>Online Banking System</w:t>
      </w:r>
    </w:p>
    <w:p w14:paraId="38C57F9B" w14:textId="5151CAE1" w:rsidR="1F728D65" w:rsidRDefault="1F728D65" w:rsidP="1F728D65">
      <w:pPr>
        <w:spacing w:line="360" w:lineRule="auto"/>
        <w:jc w:val="center"/>
        <w:rPr>
          <w:rFonts w:ascii="Times New Roman" w:eastAsia="Times New Roman" w:hAnsi="Times New Roman" w:cs="Times New Roman"/>
          <w:color w:val="000000" w:themeColor="text1"/>
          <w:sz w:val="32"/>
          <w:szCs w:val="32"/>
        </w:rPr>
      </w:pPr>
      <w:r w:rsidRPr="1F728D65">
        <w:rPr>
          <w:rFonts w:ascii="Times New Roman" w:eastAsia="Times New Roman" w:hAnsi="Times New Roman" w:cs="Times New Roman"/>
          <w:color w:val="000000" w:themeColor="text1"/>
          <w:sz w:val="32"/>
          <w:szCs w:val="32"/>
        </w:rPr>
        <w:t>Spring 2018</w:t>
      </w:r>
    </w:p>
    <w:p w14:paraId="4B753DCF" w14:textId="0B306476" w:rsidR="1F728D65" w:rsidRDefault="1F728D65" w:rsidP="1F728D65">
      <w:pPr>
        <w:spacing w:line="360" w:lineRule="auto"/>
        <w:jc w:val="center"/>
        <w:rPr>
          <w:rFonts w:ascii="Times New Roman" w:eastAsia="Times New Roman" w:hAnsi="Times New Roman" w:cs="Times New Roman"/>
          <w:b/>
          <w:bCs/>
          <w:sz w:val="32"/>
          <w:szCs w:val="32"/>
        </w:rPr>
      </w:pPr>
      <w:r w:rsidRPr="1F728D65">
        <w:rPr>
          <w:rFonts w:ascii="Times New Roman" w:eastAsia="Times New Roman" w:hAnsi="Times New Roman" w:cs="Times New Roman"/>
          <w:color w:val="000000" w:themeColor="text1"/>
          <w:sz w:val="32"/>
          <w:szCs w:val="32"/>
        </w:rPr>
        <w:t>Instructor: Dr. Yongming Tang</w:t>
      </w:r>
      <w:r>
        <w:br/>
      </w:r>
      <w:r w:rsidRPr="1F728D65">
        <w:rPr>
          <w:rFonts w:ascii="Times New Roman" w:eastAsia="Times New Roman" w:hAnsi="Times New Roman" w:cs="Times New Roman"/>
          <w:b/>
          <w:bCs/>
          <w:sz w:val="32"/>
          <w:szCs w:val="32"/>
        </w:rPr>
        <w:t>by</w:t>
      </w:r>
    </w:p>
    <w:p w14:paraId="668DCC70" w14:textId="6FA55416" w:rsidR="1F728D65" w:rsidRDefault="7CC5B521" w:rsidP="7CC5B521">
      <w:pPr>
        <w:spacing w:line="360" w:lineRule="auto"/>
        <w:jc w:val="center"/>
        <w:rPr>
          <w:rFonts w:ascii="Times New Roman" w:eastAsia="Times New Roman" w:hAnsi="Times New Roman" w:cs="Times New Roman"/>
          <w:sz w:val="28"/>
          <w:szCs w:val="28"/>
        </w:rPr>
      </w:pPr>
      <w:proofErr w:type="spellStart"/>
      <w:r w:rsidRPr="7CC5B521">
        <w:rPr>
          <w:rFonts w:ascii="Times New Roman" w:eastAsia="Times New Roman" w:hAnsi="Times New Roman" w:cs="Times New Roman"/>
          <w:sz w:val="28"/>
          <w:szCs w:val="28"/>
        </w:rPr>
        <w:t>Yelyzaveta</w:t>
      </w:r>
      <w:proofErr w:type="spellEnd"/>
      <w:r w:rsidRPr="7CC5B521">
        <w:rPr>
          <w:rFonts w:ascii="Times New Roman" w:eastAsia="Times New Roman" w:hAnsi="Times New Roman" w:cs="Times New Roman"/>
          <w:sz w:val="28"/>
          <w:szCs w:val="28"/>
        </w:rPr>
        <w:t xml:space="preserve"> </w:t>
      </w:r>
      <w:proofErr w:type="spellStart"/>
      <w:r w:rsidRPr="7CC5B521">
        <w:rPr>
          <w:rFonts w:ascii="Times New Roman" w:eastAsia="Times New Roman" w:hAnsi="Times New Roman" w:cs="Times New Roman"/>
          <w:sz w:val="28"/>
          <w:szCs w:val="28"/>
        </w:rPr>
        <w:t>Rachenko</w:t>
      </w:r>
      <w:proofErr w:type="spellEnd"/>
      <w:r w:rsidRPr="7CC5B521">
        <w:rPr>
          <w:rFonts w:ascii="Times New Roman" w:eastAsia="Times New Roman" w:hAnsi="Times New Roman" w:cs="Times New Roman"/>
          <w:sz w:val="28"/>
          <w:szCs w:val="28"/>
        </w:rPr>
        <w:t xml:space="preserve"> [ ID: 1744706]</w:t>
      </w:r>
    </w:p>
    <w:p w14:paraId="5078B87A" w14:textId="04D18672" w:rsidR="1F728D65" w:rsidRDefault="1F728D65" w:rsidP="1F728D65">
      <w:pPr>
        <w:spacing w:line="360" w:lineRule="auto"/>
        <w:jc w:val="center"/>
        <w:rPr>
          <w:rFonts w:ascii="Times New Roman" w:eastAsia="Times New Roman" w:hAnsi="Times New Roman" w:cs="Times New Roman"/>
          <w:sz w:val="28"/>
          <w:szCs w:val="28"/>
        </w:rPr>
      </w:pPr>
      <w:proofErr w:type="spellStart"/>
      <w:r w:rsidRPr="1F728D65">
        <w:rPr>
          <w:rFonts w:ascii="Times New Roman" w:eastAsia="Times New Roman" w:hAnsi="Times New Roman" w:cs="Times New Roman"/>
          <w:sz w:val="28"/>
          <w:szCs w:val="28"/>
        </w:rPr>
        <w:t>Dhara</w:t>
      </w:r>
      <w:proofErr w:type="spellEnd"/>
      <w:r w:rsidRPr="1F728D65">
        <w:rPr>
          <w:rFonts w:ascii="Times New Roman" w:eastAsia="Times New Roman" w:hAnsi="Times New Roman" w:cs="Times New Roman"/>
          <w:sz w:val="28"/>
          <w:szCs w:val="28"/>
        </w:rPr>
        <w:t xml:space="preserve"> Patel [ ID: 1820905]</w:t>
      </w:r>
    </w:p>
    <w:p w14:paraId="5AC1DB93" w14:textId="0E4C52EA" w:rsidR="1F728D65" w:rsidRDefault="00F159A1" w:rsidP="3B1E09C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Nidhi Patel [ID: 1824696</w:t>
      </w:r>
      <w:r w:rsidR="3B1E09C7" w:rsidRPr="3B1E09C7">
        <w:rPr>
          <w:rFonts w:ascii="Times New Roman" w:eastAsia="Times New Roman" w:hAnsi="Times New Roman" w:cs="Times New Roman"/>
          <w:sz w:val="28"/>
          <w:szCs w:val="28"/>
        </w:rPr>
        <w:t>]</w:t>
      </w:r>
    </w:p>
    <w:p w14:paraId="5AB7AE6F" w14:textId="4435FF90" w:rsidR="1F728D65" w:rsidRDefault="7CC5B521" w:rsidP="7CC5B521">
      <w:pPr>
        <w:spacing w:line="360" w:lineRule="auto"/>
        <w:jc w:val="center"/>
        <w:rPr>
          <w:rFonts w:ascii="Times New Roman" w:eastAsia="Times New Roman" w:hAnsi="Times New Roman" w:cs="Times New Roman"/>
          <w:sz w:val="28"/>
          <w:szCs w:val="28"/>
        </w:rPr>
      </w:pPr>
      <w:proofErr w:type="spellStart"/>
      <w:r w:rsidRPr="7CC5B521">
        <w:rPr>
          <w:rFonts w:ascii="Times New Roman" w:eastAsia="Times New Roman" w:hAnsi="Times New Roman" w:cs="Times New Roman"/>
          <w:sz w:val="28"/>
          <w:szCs w:val="28"/>
        </w:rPr>
        <w:t>Zhrieh</w:t>
      </w:r>
      <w:proofErr w:type="spellEnd"/>
      <w:r w:rsidRPr="7CC5B521">
        <w:rPr>
          <w:rFonts w:ascii="Times New Roman" w:eastAsia="Times New Roman" w:hAnsi="Times New Roman" w:cs="Times New Roman"/>
          <w:sz w:val="28"/>
          <w:szCs w:val="28"/>
        </w:rPr>
        <w:t xml:space="preserve"> </w:t>
      </w:r>
      <w:proofErr w:type="spellStart"/>
      <w:r w:rsidRPr="7CC5B521">
        <w:rPr>
          <w:rFonts w:ascii="Times New Roman" w:eastAsia="Times New Roman" w:hAnsi="Times New Roman" w:cs="Times New Roman"/>
          <w:sz w:val="28"/>
          <w:szCs w:val="28"/>
        </w:rPr>
        <w:t>Alkawas</w:t>
      </w:r>
      <w:proofErr w:type="spellEnd"/>
      <w:r w:rsidRPr="7CC5B521">
        <w:rPr>
          <w:rFonts w:ascii="Times New Roman" w:eastAsia="Times New Roman" w:hAnsi="Times New Roman" w:cs="Times New Roman"/>
          <w:sz w:val="28"/>
          <w:szCs w:val="28"/>
        </w:rPr>
        <w:t xml:space="preserve"> [ ID: 1722323]</w:t>
      </w:r>
    </w:p>
    <w:p w14:paraId="6DFFF615" w14:textId="1F91527E" w:rsidR="1F728D65" w:rsidRDefault="1F728D65" w:rsidP="1F728D65">
      <w:pPr>
        <w:spacing w:line="360" w:lineRule="auto"/>
        <w:jc w:val="center"/>
        <w:rPr>
          <w:rFonts w:ascii="Times New Roman" w:eastAsia="Times New Roman" w:hAnsi="Times New Roman" w:cs="Times New Roman"/>
          <w:color w:val="000000" w:themeColor="text1"/>
          <w:sz w:val="39"/>
          <w:szCs w:val="39"/>
        </w:rPr>
      </w:pPr>
      <w:r w:rsidRPr="1F728D65">
        <w:rPr>
          <w:rFonts w:ascii="Times New Roman" w:eastAsia="Times New Roman" w:hAnsi="Times New Roman" w:cs="Times New Roman"/>
          <w:color w:val="000000" w:themeColor="text1"/>
          <w:sz w:val="39"/>
          <w:szCs w:val="39"/>
        </w:rPr>
        <w:t xml:space="preserve">Due Date: 05/01/18 </w:t>
      </w:r>
    </w:p>
    <w:p w14:paraId="5EECB030" w14:textId="56B35A92" w:rsidR="1F728D65" w:rsidRDefault="1F728D65" w:rsidP="1F728D65">
      <w:pPr>
        <w:spacing w:line="360" w:lineRule="auto"/>
        <w:jc w:val="center"/>
        <w:rPr>
          <w:rFonts w:ascii="Times New Roman" w:eastAsia="Times New Roman" w:hAnsi="Times New Roman" w:cs="Times New Roman"/>
          <w:color w:val="000000" w:themeColor="text1"/>
          <w:sz w:val="39"/>
          <w:szCs w:val="39"/>
        </w:rPr>
      </w:pPr>
      <w:r>
        <w:rPr>
          <w:noProof/>
          <w:lang w:eastAsia="zh-CN"/>
        </w:rPr>
        <w:drawing>
          <wp:inline distT="0" distB="0" distL="0" distR="0" wp14:anchorId="09E90B11" wp14:editId="3A231378">
            <wp:extent cx="1685925" cy="1685925"/>
            <wp:effectExtent l="0" t="0" r="0" b="0"/>
            <wp:docPr id="2076511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5925" cy="1685925"/>
                    </a:xfrm>
                    <a:prstGeom prst="rect">
                      <a:avLst/>
                    </a:prstGeom>
                  </pic:spPr>
                </pic:pic>
              </a:graphicData>
            </a:graphic>
          </wp:inline>
        </w:drawing>
      </w:r>
    </w:p>
    <w:p w14:paraId="2641E1A1" w14:textId="3C5085B8" w:rsidR="1F728D65" w:rsidRDefault="1F728D65" w:rsidP="1F728D65">
      <w:pPr>
        <w:spacing w:line="360" w:lineRule="auto"/>
        <w:jc w:val="center"/>
        <w:rPr>
          <w:rFonts w:ascii="Times New Roman" w:eastAsia="Times New Roman" w:hAnsi="Times New Roman" w:cs="Times New Roman"/>
          <w:color w:val="000000" w:themeColor="text1"/>
          <w:sz w:val="39"/>
          <w:szCs w:val="39"/>
        </w:rPr>
      </w:pPr>
      <w:r w:rsidRPr="1F728D65">
        <w:rPr>
          <w:rFonts w:ascii="Times New Roman" w:eastAsia="Times New Roman" w:hAnsi="Times New Roman" w:cs="Times New Roman"/>
          <w:b/>
          <w:bCs/>
          <w:color w:val="0070C0"/>
          <w:sz w:val="39"/>
          <w:szCs w:val="39"/>
        </w:rPr>
        <w:t>Fairleigh Dickinson University</w:t>
      </w:r>
    </w:p>
    <w:p w14:paraId="607370EE" w14:textId="0E9AC9A3" w:rsidR="1F728D65" w:rsidRDefault="00C23D42" w:rsidP="1F728D65">
      <w:pPr>
        <w:rPr>
          <w:rFonts w:ascii="Times New Roman" w:eastAsia="Times New Roman" w:hAnsi="Times New Roman" w:cs="Times New Roman"/>
          <w:color w:val="000000" w:themeColor="text1"/>
          <w:sz w:val="24"/>
          <w:szCs w:val="24"/>
        </w:rPr>
      </w:pPr>
      <w:ins w:id="0" w:author="Mr. Yongming Tang" w:date="2018-05-06T21:34:00Z">
        <w:r>
          <w:rPr>
            <w:rFonts w:ascii="Times New Roman" w:eastAsia="Times New Roman" w:hAnsi="Times New Roman" w:cs="Times New Roman"/>
            <w:color w:val="000000" w:themeColor="text1"/>
            <w:sz w:val="24"/>
            <w:szCs w:val="24"/>
          </w:rPr>
          <w:t>//Part C (-5), Part D (-3). You scored 92/100.</w:t>
        </w:r>
      </w:ins>
      <w:bookmarkStart w:id="1" w:name="_GoBack"/>
      <w:bookmarkEnd w:id="1"/>
    </w:p>
    <w:p w14:paraId="2F55758E" w14:textId="26889B05" w:rsidR="1F728D65" w:rsidRDefault="1F728D65" w:rsidP="7500CCF5">
      <w:pPr>
        <w:jc w:val="both"/>
        <w:rPr>
          <w:rFonts w:ascii="Times New Roman" w:eastAsia="Times New Roman" w:hAnsi="Times New Roman" w:cs="Times New Roman"/>
          <w:b/>
          <w:bCs/>
          <w:i/>
          <w:iCs/>
          <w:color w:val="C00000"/>
          <w:sz w:val="24"/>
          <w:szCs w:val="24"/>
          <w:u w:val="single"/>
        </w:rPr>
      </w:pPr>
    </w:p>
    <w:tbl>
      <w:tblPr>
        <w:tblStyle w:val="PlainTable2"/>
        <w:tblW w:w="0" w:type="auto"/>
        <w:tblLayout w:type="fixed"/>
        <w:tblLook w:val="06A0" w:firstRow="1" w:lastRow="0" w:firstColumn="1" w:lastColumn="0" w:noHBand="1" w:noVBand="1"/>
      </w:tblPr>
      <w:tblGrid>
        <w:gridCol w:w="8055"/>
        <w:gridCol w:w="1380"/>
      </w:tblGrid>
      <w:tr w:rsidR="7500CCF5" w14:paraId="17504932" w14:textId="77777777" w:rsidTr="5D7DB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5" w:type="dxa"/>
            <w:shd w:val="clear" w:color="auto" w:fill="BDD6EE" w:themeFill="accent1" w:themeFillTint="66"/>
          </w:tcPr>
          <w:p w14:paraId="50C8393D" w14:textId="52153C9C"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lastRenderedPageBreak/>
              <w:t xml:space="preserve">                            LIST OF TABLES</w:t>
            </w:r>
          </w:p>
        </w:tc>
        <w:tc>
          <w:tcPr>
            <w:tcW w:w="1380" w:type="dxa"/>
            <w:shd w:val="clear" w:color="auto" w:fill="BDD6EE" w:themeFill="accent1" w:themeFillTint="66"/>
          </w:tcPr>
          <w:p w14:paraId="2952A99A" w14:textId="016E6AC3" w:rsidR="7500CCF5" w:rsidRDefault="7500CCF5" w:rsidP="7500CCF5">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52EB1FC1" w14:textId="77777777" w:rsidTr="5D7DB914">
        <w:tc>
          <w:tcPr>
            <w:cnfStyle w:val="001000000000" w:firstRow="0" w:lastRow="0" w:firstColumn="1" w:lastColumn="0" w:oddVBand="0" w:evenVBand="0" w:oddHBand="0" w:evenHBand="0" w:firstRowFirstColumn="0" w:firstRowLastColumn="0" w:lastRowFirstColumn="0" w:lastRowLastColumn="0"/>
            <w:tcW w:w="8055" w:type="dxa"/>
            <w:shd w:val="clear" w:color="auto" w:fill="F7CAAC" w:themeFill="accent2" w:themeFillTint="66"/>
          </w:tcPr>
          <w:p w14:paraId="01E1E969" w14:textId="51C9A72D" w:rsidR="7500CCF5" w:rsidRDefault="4CB70E71" w:rsidP="4CB70E71">
            <w:pPr>
              <w:spacing w:after="160" w:line="259" w:lineRule="auto"/>
              <w:jc w:val="center"/>
              <w:rPr>
                <w:rFonts w:ascii="Times New Roman" w:eastAsia="Times New Roman" w:hAnsi="Times New Roman" w:cs="Times New Roman"/>
                <w:b w:val="0"/>
                <w:bCs w:val="0"/>
                <w:color w:val="000000" w:themeColor="text1"/>
                <w:sz w:val="24"/>
                <w:szCs w:val="24"/>
              </w:rPr>
            </w:pPr>
            <w:r w:rsidRPr="4CB70E71">
              <w:rPr>
                <w:rFonts w:ascii="Times New Roman" w:eastAsia="Times New Roman" w:hAnsi="Times New Roman" w:cs="Times New Roman"/>
                <w:color w:val="000000" w:themeColor="text1"/>
                <w:sz w:val="24"/>
                <w:szCs w:val="24"/>
              </w:rPr>
              <w:t xml:space="preserve">                           TITLE</w:t>
            </w:r>
          </w:p>
        </w:tc>
        <w:tc>
          <w:tcPr>
            <w:tcW w:w="1380" w:type="dxa"/>
            <w:shd w:val="clear" w:color="auto" w:fill="F7CAAC" w:themeFill="accent2" w:themeFillTint="66"/>
          </w:tcPr>
          <w:p w14:paraId="2DD7CDE7" w14:textId="368600FA"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b/>
                <w:bCs/>
                <w:color w:val="000000" w:themeColor="text1"/>
                <w:sz w:val="24"/>
                <w:szCs w:val="24"/>
              </w:rPr>
              <w:t>PAGE NO.</w:t>
            </w:r>
          </w:p>
        </w:tc>
      </w:tr>
      <w:tr w:rsidR="7500CCF5" w14:paraId="562E875D"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08CE37DD" w14:textId="40CF6985" w:rsidR="7500CCF5" w:rsidRDefault="4CB70E71" w:rsidP="4CB70E71">
            <w:pPr>
              <w:spacing w:after="160" w:line="259" w:lineRule="auto"/>
              <w:rPr>
                <w:rFonts w:ascii="Times New Roman" w:eastAsia="Times New Roman" w:hAnsi="Times New Roman" w:cs="Times New Roman"/>
                <w:b w:val="0"/>
                <w:bCs w:val="0"/>
                <w:color w:val="7030A0"/>
                <w:sz w:val="24"/>
                <w:szCs w:val="24"/>
              </w:rPr>
            </w:pPr>
            <w:r w:rsidRPr="4CB70E71">
              <w:rPr>
                <w:rFonts w:ascii="Times New Roman" w:eastAsia="Times New Roman" w:hAnsi="Times New Roman" w:cs="Times New Roman"/>
                <w:color w:val="7030A0"/>
                <w:sz w:val="24"/>
                <w:szCs w:val="24"/>
              </w:rPr>
              <w:t>Functional Model</w:t>
            </w:r>
          </w:p>
        </w:tc>
        <w:tc>
          <w:tcPr>
            <w:tcW w:w="1380" w:type="dxa"/>
          </w:tcPr>
          <w:p w14:paraId="39F852AC" w14:textId="7FB9F17E"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625C8689"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10B3CDA2" w14:textId="13286929"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Sign Up</w:t>
            </w:r>
          </w:p>
        </w:tc>
        <w:tc>
          <w:tcPr>
            <w:tcW w:w="1380" w:type="dxa"/>
          </w:tcPr>
          <w:p w14:paraId="1EA4C463" w14:textId="2C0FBCF9"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5EAF8644"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4BB37B1A" w14:textId="579D01D0" w:rsidR="7500CCF5" w:rsidRDefault="5D7DB914" w:rsidP="5D7DB914">
            <w:pPr>
              <w:spacing w:after="160" w:line="259" w:lineRule="auto"/>
              <w:rPr>
                <w:rFonts w:ascii="Times New Roman" w:eastAsia="Times New Roman" w:hAnsi="Times New Roman" w:cs="Times New Roman"/>
                <w:b w:val="0"/>
                <w:bCs w:val="0"/>
                <w:color w:val="000000" w:themeColor="text1"/>
                <w:sz w:val="24"/>
                <w:szCs w:val="24"/>
              </w:rPr>
            </w:pPr>
            <w:r w:rsidRPr="5D7DB914">
              <w:rPr>
                <w:rFonts w:ascii="Times New Roman" w:eastAsia="Times New Roman" w:hAnsi="Times New Roman" w:cs="Times New Roman"/>
                <w:b w:val="0"/>
                <w:bCs w:val="0"/>
                <w:color w:val="000000" w:themeColor="text1"/>
                <w:sz w:val="24"/>
                <w:szCs w:val="24"/>
              </w:rPr>
              <w:t>Table:1 Sign Up successful scenario</w:t>
            </w:r>
          </w:p>
        </w:tc>
        <w:tc>
          <w:tcPr>
            <w:tcW w:w="1380" w:type="dxa"/>
          </w:tcPr>
          <w:p w14:paraId="5A270C90" w14:textId="400A6B84"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w:t>
            </w:r>
          </w:p>
        </w:tc>
      </w:tr>
      <w:tr w:rsidR="7500CCF5" w14:paraId="05C58736"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3C01FBCD" w14:textId="33E9F78C"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Table:2 Sign Up unsuccessful scenario</w:t>
            </w:r>
          </w:p>
        </w:tc>
        <w:tc>
          <w:tcPr>
            <w:tcW w:w="1380" w:type="dxa"/>
          </w:tcPr>
          <w:p w14:paraId="4B7EE5A1" w14:textId="73F747D7"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w:t>
            </w:r>
          </w:p>
        </w:tc>
      </w:tr>
      <w:tr w:rsidR="7500CCF5" w14:paraId="0D0B0815"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3426A7A2" w14:textId="46197294"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Table:3 Sign Up cancel scenario</w:t>
            </w:r>
          </w:p>
        </w:tc>
        <w:tc>
          <w:tcPr>
            <w:tcW w:w="1380" w:type="dxa"/>
          </w:tcPr>
          <w:p w14:paraId="4536DB7E" w14:textId="4F019F65"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13</w:t>
            </w:r>
          </w:p>
        </w:tc>
      </w:tr>
      <w:tr w:rsidR="7500CCF5" w14:paraId="24CE0607"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6B3A0E48" w14:textId="5D5091F6"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Table:4 Sign Up initial use case</w:t>
            </w:r>
          </w:p>
        </w:tc>
        <w:tc>
          <w:tcPr>
            <w:tcW w:w="1380" w:type="dxa"/>
          </w:tcPr>
          <w:p w14:paraId="7A54452F" w14:textId="325FC69C"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13</w:t>
            </w:r>
          </w:p>
        </w:tc>
      </w:tr>
      <w:tr w:rsidR="7500CCF5" w14:paraId="13A0FDDA"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67303C45" w14:textId="36EA0389"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Table:5 Sign Up refine use case</w:t>
            </w:r>
          </w:p>
        </w:tc>
        <w:tc>
          <w:tcPr>
            <w:tcW w:w="1380" w:type="dxa"/>
          </w:tcPr>
          <w:p w14:paraId="6C07BFF0" w14:textId="301808A7"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14</w:t>
            </w:r>
          </w:p>
        </w:tc>
      </w:tr>
      <w:tr w:rsidR="7500CCF5" w14:paraId="72603A00"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0AAD021E" w14:textId="60F1F01D"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Login</w:t>
            </w:r>
          </w:p>
        </w:tc>
        <w:tc>
          <w:tcPr>
            <w:tcW w:w="1380" w:type="dxa"/>
          </w:tcPr>
          <w:p w14:paraId="5E9186B7" w14:textId="5E99D769"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58DC04D8"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00F4BF20" w14:textId="2D13A197" w:rsidR="7500CCF5" w:rsidRDefault="008D450D" w:rsidP="7500CCF5">
            <w:pPr>
              <w:spacing w:after="160" w:line="259" w:lineRule="auto"/>
              <w:rPr>
                <w:rFonts w:ascii="Times New Roman" w:eastAsia="Times New Roman" w:hAnsi="Times New Roman" w:cs="Times New Roman"/>
                <w:b w:val="0"/>
                <w:bCs w:val="0"/>
                <w:color w:val="000000" w:themeColor="text1"/>
                <w:sz w:val="24"/>
                <w:szCs w:val="24"/>
              </w:rPr>
            </w:pPr>
            <w:r>
              <w:rPr>
                <w:rFonts w:ascii="Times New Roman" w:eastAsia="Times New Roman" w:hAnsi="Times New Roman" w:cs="Times New Roman"/>
                <w:b w:val="0"/>
                <w:bCs w:val="0"/>
                <w:color w:val="000000" w:themeColor="text1"/>
                <w:sz w:val="24"/>
                <w:szCs w:val="24"/>
              </w:rPr>
              <w:t>Table:6</w:t>
            </w:r>
            <w:r w:rsidR="7500CCF5" w:rsidRPr="7500CCF5">
              <w:rPr>
                <w:rFonts w:ascii="Times New Roman" w:eastAsia="Times New Roman" w:hAnsi="Times New Roman" w:cs="Times New Roman"/>
                <w:b w:val="0"/>
                <w:bCs w:val="0"/>
                <w:color w:val="000000" w:themeColor="text1"/>
                <w:sz w:val="24"/>
                <w:szCs w:val="24"/>
              </w:rPr>
              <w:t xml:space="preserve"> Login successful scenario</w:t>
            </w:r>
          </w:p>
        </w:tc>
        <w:tc>
          <w:tcPr>
            <w:tcW w:w="1380" w:type="dxa"/>
          </w:tcPr>
          <w:p w14:paraId="050D08ED" w14:textId="210D5DF5"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16</w:t>
            </w:r>
          </w:p>
        </w:tc>
      </w:tr>
      <w:tr w:rsidR="7500CCF5" w14:paraId="67A92501"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1C1AACFE" w14:textId="17320698" w:rsidR="7500CCF5" w:rsidRDefault="008D450D" w:rsidP="7500CCF5">
            <w:pPr>
              <w:spacing w:after="160" w:line="259" w:lineRule="auto"/>
              <w:rPr>
                <w:rFonts w:ascii="Times New Roman" w:eastAsia="Times New Roman" w:hAnsi="Times New Roman" w:cs="Times New Roman"/>
                <w:b w:val="0"/>
                <w:bCs w:val="0"/>
                <w:color w:val="000000" w:themeColor="text1"/>
                <w:sz w:val="24"/>
                <w:szCs w:val="24"/>
              </w:rPr>
            </w:pPr>
            <w:r>
              <w:rPr>
                <w:rFonts w:ascii="Times New Roman" w:eastAsia="Times New Roman" w:hAnsi="Times New Roman" w:cs="Times New Roman"/>
                <w:b w:val="0"/>
                <w:bCs w:val="0"/>
                <w:color w:val="000000" w:themeColor="text1"/>
                <w:sz w:val="24"/>
                <w:szCs w:val="24"/>
              </w:rPr>
              <w:t>Table:7</w:t>
            </w:r>
            <w:r w:rsidR="7500CCF5" w:rsidRPr="7500CCF5">
              <w:rPr>
                <w:rFonts w:ascii="Times New Roman" w:eastAsia="Times New Roman" w:hAnsi="Times New Roman" w:cs="Times New Roman"/>
                <w:b w:val="0"/>
                <w:bCs w:val="0"/>
                <w:color w:val="000000" w:themeColor="text1"/>
                <w:sz w:val="24"/>
                <w:szCs w:val="24"/>
              </w:rPr>
              <w:t xml:space="preserve"> Login unsuccessful scenario</w:t>
            </w:r>
          </w:p>
        </w:tc>
        <w:tc>
          <w:tcPr>
            <w:tcW w:w="1380" w:type="dxa"/>
          </w:tcPr>
          <w:p w14:paraId="7226D96A" w14:textId="7506EBAF"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16</w:t>
            </w:r>
          </w:p>
        </w:tc>
      </w:tr>
      <w:tr w:rsidR="7500CCF5" w14:paraId="227376A8"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3186E340" w14:textId="1B3003C6" w:rsidR="7500CCF5" w:rsidRDefault="008D450D" w:rsidP="7500CCF5">
            <w:pPr>
              <w:spacing w:after="160" w:line="259" w:lineRule="auto"/>
              <w:rPr>
                <w:rFonts w:ascii="Times New Roman" w:eastAsia="Times New Roman" w:hAnsi="Times New Roman" w:cs="Times New Roman"/>
                <w:b w:val="0"/>
                <w:bCs w:val="0"/>
                <w:color w:val="000000" w:themeColor="text1"/>
                <w:sz w:val="24"/>
                <w:szCs w:val="24"/>
              </w:rPr>
            </w:pPr>
            <w:r>
              <w:rPr>
                <w:rFonts w:ascii="Times New Roman" w:eastAsia="Times New Roman" w:hAnsi="Times New Roman" w:cs="Times New Roman"/>
                <w:b w:val="0"/>
                <w:bCs w:val="0"/>
                <w:color w:val="000000" w:themeColor="text1"/>
                <w:sz w:val="24"/>
                <w:szCs w:val="24"/>
              </w:rPr>
              <w:t>Table:8</w:t>
            </w:r>
            <w:r w:rsidR="7500CCF5" w:rsidRPr="7500CCF5">
              <w:rPr>
                <w:rFonts w:ascii="Times New Roman" w:eastAsia="Times New Roman" w:hAnsi="Times New Roman" w:cs="Times New Roman"/>
                <w:b w:val="0"/>
                <w:bCs w:val="0"/>
                <w:color w:val="000000" w:themeColor="text1"/>
                <w:sz w:val="24"/>
                <w:szCs w:val="24"/>
              </w:rPr>
              <w:t xml:space="preserve"> Login cancel scenario</w:t>
            </w:r>
          </w:p>
        </w:tc>
        <w:tc>
          <w:tcPr>
            <w:tcW w:w="1380" w:type="dxa"/>
          </w:tcPr>
          <w:p w14:paraId="3DE59442" w14:textId="080901FB"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16</w:t>
            </w:r>
          </w:p>
        </w:tc>
      </w:tr>
      <w:tr w:rsidR="7500CCF5" w14:paraId="37CF0119"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170EED35" w14:textId="035C48F4" w:rsidR="7500CCF5" w:rsidRDefault="008D450D" w:rsidP="7500CCF5">
            <w:pPr>
              <w:spacing w:after="160" w:line="259" w:lineRule="auto"/>
              <w:rPr>
                <w:rFonts w:ascii="Times New Roman" w:eastAsia="Times New Roman" w:hAnsi="Times New Roman" w:cs="Times New Roman"/>
                <w:b w:val="0"/>
                <w:bCs w:val="0"/>
                <w:color w:val="000000" w:themeColor="text1"/>
                <w:sz w:val="24"/>
                <w:szCs w:val="24"/>
              </w:rPr>
            </w:pPr>
            <w:r>
              <w:rPr>
                <w:rFonts w:ascii="Times New Roman" w:eastAsia="Times New Roman" w:hAnsi="Times New Roman" w:cs="Times New Roman"/>
                <w:b w:val="0"/>
                <w:bCs w:val="0"/>
                <w:color w:val="000000" w:themeColor="text1"/>
                <w:sz w:val="24"/>
                <w:szCs w:val="24"/>
              </w:rPr>
              <w:t>Table:9</w:t>
            </w:r>
            <w:r w:rsidR="7500CCF5" w:rsidRPr="7500CCF5">
              <w:rPr>
                <w:rFonts w:ascii="Times New Roman" w:eastAsia="Times New Roman" w:hAnsi="Times New Roman" w:cs="Times New Roman"/>
                <w:b w:val="0"/>
                <w:bCs w:val="0"/>
                <w:color w:val="000000" w:themeColor="text1"/>
                <w:sz w:val="24"/>
                <w:szCs w:val="24"/>
              </w:rPr>
              <w:t xml:space="preserve"> login initial use case</w:t>
            </w:r>
          </w:p>
        </w:tc>
        <w:tc>
          <w:tcPr>
            <w:tcW w:w="1380" w:type="dxa"/>
          </w:tcPr>
          <w:p w14:paraId="0496416A" w14:textId="6B6B391B"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17</w:t>
            </w:r>
          </w:p>
        </w:tc>
      </w:tr>
      <w:tr w:rsidR="7500CCF5" w14:paraId="4456E926"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5BF4DC38" w14:textId="753CCF5E" w:rsidR="7500CCF5" w:rsidRDefault="008D450D" w:rsidP="7500CCF5">
            <w:pPr>
              <w:spacing w:after="160" w:line="259" w:lineRule="auto"/>
              <w:rPr>
                <w:rFonts w:ascii="Times New Roman" w:eastAsia="Times New Roman" w:hAnsi="Times New Roman" w:cs="Times New Roman"/>
                <w:b w:val="0"/>
                <w:bCs w:val="0"/>
                <w:color w:val="000000" w:themeColor="text1"/>
                <w:sz w:val="24"/>
                <w:szCs w:val="24"/>
              </w:rPr>
            </w:pPr>
            <w:r>
              <w:rPr>
                <w:rFonts w:ascii="Times New Roman" w:eastAsia="Times New Roman" w:hAnsi="Times New Roman" w:cs="Times New Roman"/>
                <w:b w:val="0"/>
                <w:bCs w:val="0"/>
                <w:color w:val="000000" w:themeColor="text1"/>
                <w:sz w:val="24"/>
                <w:szCs w:val="24"/>
              </w:rPr>
              <w:t>Table:10</w:t>
            </w:r>
            <w:r w:rsidR="7500CCF5" w:rsidRPr="7500CCF5">
              <w:rPr>
                <w:rFonts w:ascii="Times New Roman" w:eastAsia="Times New Roman" w:hAnsi="Times New Roman" w:cs="Times New Roman"/>
                <w:b w:val="0"/>
                <w:bCs w:val="0"/>
                <w:color w:val="000000" w:themeColor="text1"/>
                <w:sz w:val="24"/>
                <w:szCs w:val="24"/>
              </w:rPr>
              <w:t xml:space="preserve"> Login refine use case</w:t>
            </w:r>
          </w:p>
        </w:tc>
        <w:tc>
          <w:tcPr>
            <w:tcW w:w="1380" w:type="dxa"/>
          </w:tcPr>
          <w:p w14:paraId="5F2B20A2" w14:textId="1D83A2E3"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19</w:t>
            </w:r>
          </w:p>
        </w:tc>
      </w:tr>
      <w:tr w:rsidR="7500CCF5" w14:paraId="19A8B835"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38CF0905" w14:textId="05BF2753"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Change Username</w:t>
            </w:r>
          </w:p>
        </w:tc>
        <w:tc>
          <w:tcPr>
            <w:tcW w:w="1380" w:type="dxa"/>
          </w:tcPr>
          <w:p w14:paraId="16DE47BF" w14:textId="2A75A4B2"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45870203"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5A4D3AD6" w14:textId="30AA87BF" w:rsidR="7500CCF5" w:rsidRDefault="008D450D" w:rsidP="7500CCF5">
            <w:pPr>
              <w:spacing w:after="160" w:line="259" w:lineRule="auto"/>
              <w:rPr>
                <w:rFonts w:ascii="Times New Roman" w:eastAsia="Times New Roman" w:hAnsi="Times New Roman" w:cs="Times New Roman"/>
                <w:b w:val="0"/>
                <w:bCs w:val="0"/>
                <w:color w:val="000000" w:themeColor="text1"/>
                <w:sz w:val="24"/>
                <w:szCs w:val="24"/>
              </w:rPr>
            </w:pPr>
            <w:r>
              <w:rPr>
                <w:rFonts w:ascii="Times New Roman" w:eastAsia="Times New Roman" w:hAnsi="Times New Roman" w:cs="Times New Roman"/>
                <w:b w:val="0"/>
                <w:bCs w:val="0"/>
                <w:color w:val="000000" w:themeColor="text1"/>
                <w:sz w:val="24"/>
                <w:szCs w:val="24"/>
              </w:rPr>
              <w:t>Table:11</w:t>
            </w:r>
            <w:r w:rsidR="7500CCF5" w:rsidRPr="7500CCF5">
              <w:rPr>
                <w:rFonts w:ascii="Times New Roman" w:eastAsia="Times New Roman" w:hAnsi="Times New Roman" w:cs="Times New Roman"/>
                <w:b w:val="0"/>
                <w:bCs w:val="0"/>
                <w:color w:val="000000" w:themeColor="text1"/>
                <w:sz w:val="24"/>
                <w:szCs w:val="24"/>
              </w:rPr>
              <w:t xml:space="preserve"> Change Username successful scenario</w:t>
            </w:r>
          </w:p>
        </w:tc>
        <w:tc>
          <w:tcPr>
            <w:tcW w:w="1380" w:type="dxa"/>
          </w:tcPr>
          <w:p w14:paraId="0A861B22" w14:textId="047835A4"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21</w:t>
            </w:r>
          </w:p>
        </w:tc>
      </w:tr>
      <w:tr w:rsidR="7500CCF5" w14:paraId="1556B2A9"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14B49510" w14:textId="6C769CA6"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Table:12 Change Username unsuccessful scenario</w:t>
            </w:r>
          </w:p>
        </w:tc>
        <w:tc>
          <w:tcPr>
            <w:tcW w:w="1380" w:type="dxa"/>
          </w:tcPr>
          <w:p w14:paraId="45B9F367" w14:textId="2D560D05"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22</w:t>
            </w:r>
          </w:p>
        </w:tc>
      </w:tr>
      <w:tr w:rsidR="7500CCF5" w14:paraId="4F7A6074"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3C04E174" w14:textId="1C09A3DA"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Table:13 Change Username cancel scenario</w:t>
            </w:r>
          </w:p>
        </w:tc>
        <w:tc>
          <w:tcPr>
            <w:tcW w:w="1380" w:type="dxa"/>
          </w:tcPr>
          <w:p w14:paraId="0FB28927" w14:textId="7EC69F36"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22</w:t>
            </w:r>
          </w:p>
        </w:tc>
      </w:tr>
      <w:tr w:rsidR="7500CCF5" w14:paraId="284B6903"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478C4984" w14:textId="00372BC3"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Table:14 Change Username initial use case</w:t>
            </w:r>
          </w:p>
        </w:tc>
        <w:tc>
          <w:tcPr>
            <w:tcW w:w="1380" w:type="dxa"/>
          </w:tcPr>
          <w:p w14:paraId="4D98A7BE" w14:textId="281E5C70"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23</w:t>
            </w:r>
          </w:p>
        </w:tc>
      </w:tr>
      <w:tr w:rsidR="7500CCF5" w14:paraId="0F545D3C"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63888D9F" w14:textId="51FFC0E6"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Table:15 Change Username refine use case</w:t>
            </w:r>
          </w:p>
        </w:tc>
        <w:tc>
          <w:tcPr>
            <w:tcW w:w="1380" w:type="dxa"/>
          </w:tcPr>
          <w:p w14:paraId="3470DDB3" w14:textId="1937EE71"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23</w:t>
            </w:r>
          </w:p>
        </w:tc>
      </w:tr>
      <w:tr w:rsidR="7500CCF5" w14:paraId="6771DDD7"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2C6B0064" w14:textId="0860C75B"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Change Password</w:t>
            </w:r>
          </w:p>
        </w:tc>
        <w:tc>
          <w:tcPr>
            <w:tcW w:w="1380" w:type="dxa"/>
          </w:tcPr>
          <w:p w14:paraId="7B239415" w14:textId="71F47DF5"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7DD7472D"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136C803A" w14:textId="1A852857"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Table:16 Change Password successful scenario</w:t>
            </w:r>
          </w:p>
        </w:tc>
        <w:tc>
          <w:tcPr>
            <w:tcW w:w="1380" w:type="dxa"/>
          </w:tcPr>
          <w:p w14:paraId="77B3D580" w14:textId="6EBFC8F2"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26</w:t>
            </w:r>
          </w:p>
        </w:tc>
      </w:tr>
      <w:tr w:rsidR="7500CCF5" w14:paraId="1C866999"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2683E9EF" w14:textId="4A812F31"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Table:17 Change Password unsuccessful scenario</w:t>
            </w:r>
          </w:p>
        </w:tc>
        <w:tc>
          <w:tcPr>
            <w:tcW w:w="1380" w:type="dxa"/>
          </w:tcPr>
          <w:p w14:paraId="4DB8D725" w14:textId="7D405C98"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26</w:t>
            </w:r>
          </w:p>
        </w:tc>
      </w:tr>
      <w:tr w:rsidR="7500CCF5" w14:paraId="52655A2C"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5252E27E" w14:textId="59AA276C"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Table:18 Change Password cancel scenario</w:t>
            </w:r>
          </w:p>
        </w:tc>
        <w:tc>
          <w:tcPr>
            <w:tcW w:w="1380" w:type="dxa"/>
          </w:tcPr>
          <w:p w14:paraId="660C0386" w14:textId="79900E5F"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27</w:t>
            </w:r>
          </w:p>
        </w:tc>
      </w:tr>
      <w:tr w:rsidR="7500CCF5" w14:paraId="738A8D70"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2E3E41A8" w14:textId="4C858BED"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Table:19 Change Password initial use case</w:t>
            </w:r>
          </w:p>
        </w:tc>
        <w:tc>
          <w:tcPr>
            <w:tcW w:w="1380" w:type="dxa"/>
          </w:tcPr>
          <w:p w14:paraId="70F4DDD8" w14:textId="21A8B114"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27</w:t>
            </w:r>
          </w:p>
        </w:tc>
      </w:tr>
      <w:tr w:rsidR="7500CCF5" w14:paraId="29406001"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0FAD86FA" w14:textId="16850B25"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Table:20 Change Password successful scenario</w:t>
            </w:r>
          </w:p>
        </w:tc>
        <w:tc>
          <w:tcPr>
            <w:tcW w:w="1380" w:type="dxa"/>
          </w:tcPr>
          <w:p w14:paraId="705232A1" w14:textId="0168CA64"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28</w:t>
            </w:r>
          </w:p>
        </w:tc>
      </w:tr>
      <w:tr w:rsidR="7500CCF5" w14:paraId="79CF191F"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04332F12" w14:textId="0ED569DA"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Transfer Money</w:t>
            </w:r>
          </w:p>
        </w:tc>
        <w:tc>
          <w:tcPr>
            <w:tcW w:w="1380" w:type="dxa"/>
          </w:tcPr>
          <w:p w14:paraId="411BAF14" w14:textId="4204C04F"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3CC41741"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3DBD1677" w14:textId="7371F657"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lastRenderedPageBreak/>
              <w:t>Table:21 Transfer Money successful scenario</w:t>
            </w:r>
          </w:p>
        </w:tc>
        <w:tc>
          <w:tcPr>
            <w:tcW w:w="1380" w:type="dxa"/>
          </w:tcPr>
          <w:p w14:paraId="24F8B134" w14:textId="3FCD77AE"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31</w:t>
            </w:r>
          </w:p>
        </w:tc>
      </w:tr>
      <w:tr w:rsidR="7500CCF5" w14:paraId="32AB643D"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681E7B53" w14:textId="7EEE16EA"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Table:22 Transfer Money unsuccessful scenario</w:t>
            </w:r>
          </w:p>
        </w:tc>
        <w:tc>
          <w:tcPr>
            <w:tcW w:w="1380" w:type="dxa"/>
          </w:tcPr>
          <w:p w14:paraId="2EBB0A56" w14:textId="2E0603D8"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31</w:t>
            </w:r>
          </w:p>
        </w:tc>
      </w:tr>
      <w:tr w:rsidR="7500CCF5" w14:paraId="16A7B055"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1B4BB66E" w14:textId="5CAAC144"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Table:23 Transfer Money cancel scenario</w:t>
            </w:r>
          </w:p>
        </w:tc>
        <w:tc>
          <w:tcPr>
            <w:tcW w:w="1380" w:type="dxa"/>
          </w:tcPr>
          <w:p w14:paraId="7F25B7BD" w14:textId="27B0BAF1"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32</w:t>
            </w:r>
          </w:p>
        </w:tc>
      </w:tr>
      <w:tr w:rsidR="7500CCF5" w14:paraId="44DAF910"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06C94623" w14:textId="4CEFADF9"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Table:24 Transfer Money initial use case</w:t>
            </w:r>
          </w:p>
        </w:tc>
        <w:tc>
          <w:tcPr>
            <w:tcW w:w="1380" w:type="dxa"/>
          </w:tcPr>
          <w:p w14:paraId="423B2FE2" w14:textId="086137E2"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33</w:t>
            </w:r>
          </w:p>
        </w:tc>
      </w:tr>
      <w:tr w:rsidR="7500CCF5" w14:paraId="1852B01A"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6912A37C" w14:textId="0C1BA5E6"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Table:25 Transfer Money refine use case</w:t>
            </w:r>
          </w:p>
        </w:tc>
        <w:tc>
          <w:tcPr>
            <w:tcW w:w="1380" w:type="dxa"/>
          </w:tcPr>
          <w:p w14:paraId="44A1B870" w14:textId="233EF005"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34</w:t>
            </w:r>
          </w:p>
        </w:tc>
      </w:tr>
      <w:tr w:rsidR="7500CCF5" w14:paraId="5974730F"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63B5C2BE" w14:textId="68914632"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Add Payee</w:t>
            </w:r>
          </w:p>
        </w:tc>
        <w:tc>
          <w:tcPr>
            <w:tcW w:w="1380" w:type="dxa"/>
          </w:tcPr>
          <w:p w14:paraId="3E78DEA5" w14:textId="32E4FECF"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4D2290A2"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05845606" w14:textId="60A8CC99"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Table:26 Add Payee successful scenario</w:t>
            </w:r>
          </w:p>
        </w:tc>
        <w:tc>
          <w:tcPr>
            <w:tcW w:w="1380" w:type="dxa"/>
          </w:tcPr>
          <w:p w14:paraId="16D8D509" w14:textId="3FF47703"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37</w:t>
            </w:r>
          </w:p>
        </w:tc>
      </w:tr>
      <w:tr w:rsidR="7500CCF5" w14:paraId="0B4F8D06"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3F4F1162" w14:textId="6C7202DB"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Table:27 Add Payee unsuccessful scenario</w:t>
            </w:r>
          </w:p>
        </w:tc>
        <w:tc>
          <w:tcPr>
            <w:tcW w:w="1380" w:type="dxa"/>
          </w:tcPr>
          <w:p w14:paraId="0E8A1FB8" w14:textId="45C3D944"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38</w:t>
            </w:r>
          </w:p>
        </w:tc>
      </w:tr>
      <w:tr w:rsidR="7500CCF5" w14:paraId="0C50162B"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040018D8" w14:textId="63915A9F"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Table:28 Add Payee cancel scenario</w:t>
            </w:r>
          </w:p>
        </w:tc>
        <w:tc>
          <w:tcPr>
            <w:tcW w:w="1380" w:type="dxa"/>
          </w:tcPr>
          <w:p w14:paraId="51889219" w14:textId="70E66036"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38</w:t>
            </w:r>
          </w:p>
        </w:tc>
      </w:tr>
      <w:tr w:rsidR="7500CCF5" w14:paraId="7F70BA63"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5E608FB3" w14:textId="4696C11D"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Table:29 Add Payee initial use case</w:t>
            </w:r>
          </w:p>
        </w:tc>
        <w:tc>
          <w:tcPr>
            <w:tcW w:w="1380" w:type="dxa"/>
          </w:tcPr>
          <w:p w14:paraId="2E18B9CF" w14:textId="6CC9401F"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39</w:t>
            </w:r>
          </w:p>
        </w:tc>
      </w:tr>
      <w:tr w:rsidR="7500CCF5" w14:paraId="5FF5863E"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4AD1DC79" w14:textId="4D28BDB4"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Table:30 Add Payee refine use case</w:t>
            </w:r>
          </w:p>
        </w:tc>
        <w:tc>
          <w:tcPr>
            <w:tcW w:w="1380" w:type="dxa"/>
          </w:tcPr>
          <w:p w14:paraId="04A5421F" w14:textId="316F62DD"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39</w:t>
            </w:r>
          </w:p>
        </w:tc>
      </w:tr>
      <w:tr w:rsidR="7500CCF5" w14:paraId="6EDBD7EF"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3D36A2AE" w14:textId="62738DC2"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Delete Payee</w:t>
            </w:r>
          </w:p>
        </w:tc>
        <w:tc>
          <w:tcPr>
            <w:tcW w:w="1380" w:type="dxa"/>
          </w:tcPr>
          <w:p w14:paraId="213A863C" w14:textId="7DEC2CEA"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746C9F6E"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6184EFD6" w14:textId="7AF1AB58"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Table:31 Delete Payee successful scenario</w:t>
            </w:r>
          </w:p>
        </w:tc>
        <w:tc>
          <w:tcPr>
            <w:tcW w:w="1380" w:type="dxa"/>
          </w:tcPr>
          <w:p w14:paraId="0733F606" w14:textId="7DE9237F"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42</w:t>
            </w:r>
          </w:p>
        </w:tc>
      </w:tr>
      <w:tr w:rsidR="7500CCF5" w14:paraId="6F1C1CD1"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74729A32" w14:textId="69A33B9A"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Table:32 Delete Payee unsuccessful scenario</w:t>
            </w:r>
          </w:p>
        </w:tc>
        <w:tc>
          <w:tcPr>
            <w:tcW w:w="1380" w:type="dxa"/>
          </w:tcPr>
          <w:p w14:paraId="4ECD3155" w14:textId="1E1E2ECC"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42</w:t>
            </w:r>
          </w:p>
        </w:tc>
      </w:tr>
      <w:tr w:rsidR="7500CCF5" w14:paraId="3157C4F8"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5A9BBAE4" w14:textId="069D9577"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Table:33 Delete Payee cancel scenario</w:t>
            </w:r>
          </w:p>
        </w:tc>
        <w:tc>
          <w:tcPr>
            <w:tcW w:w="1380" w:type="dxa"/>
          </w:tcPr>
          <w:p w14:paraId="4D60E8E4" w14:textId="56DC13D5"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43</w:t>
            </w:r>
          </w:p>
        </w:tc>
      </w:tr>
      <w:tr w:rsidR="7500CCF5" w14:paraId="5C8AB05B"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60B1A988" w14:textId="5E52E2E0"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Table:34 Delete Payee initial use case</w:t>
            </w:r>
          </w:p>
        </w:tc>
        <w:tc>
          <w:tcPr>
            <w:tcW w:w="1380" w:type="dxa"/>
          </w:tcPr>
          <w:p w14:paraId="0142B757" w14:textId="56639070"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43</w:t>
            </w:r>
          </w:p>
        </w:tc>
      </w:tr>
      <w:tr w:rsidR="7500CCF5" w14:paraId="784B4961"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3F5E9AF8" w14:textId="62F9521B"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Table:35 Delete Payee refine use case</w:t>
            </w:r>
          </w:p>
        </w:tc>
        <w:tc>
          <w:tcPr>
            <w:tcW w:w="1380" w:type="dxa"/>
          </w:tcPr>
          <w:p w14:paraId="3A421C85" w14:textId="6D242A71"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44</w:t>
            </w:r>
          </w:p>
        </w:tc>
      </w:tr>
      <w:tr w:rsidR="7500CCF5" w14:paraId="7F997F33"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0ACA8176" w14:textId="32B758A0"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Schedule Payment</w:t>
            </w:r>
          </w:p>
        </w:tc>
        <w:tc>
          <w:tcPr>
            <w:tcW w:w="1380" w:type="dxa"/>
          </w:tcPr>
          <w:p w14:paraId="5A72C9C2" w14:textId="1785B01A"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58D0B3D7"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26E6D16E" w14:textId="35641091"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Table:36 Schedule Payment successful scenario</w:t>
            </w:r>
          </w:p>
        </w:tc>
        <w:tc>
          <w:tcPr>
            <w:tcW w:w="1380" w:type="dxa"/>
          </w:tcPr>
          <w:p w14:paraId="1EBAAF79" w14:textId="28A7A32A"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47</w:t>
            </w:r>
          </w:p>
        </w:tc>
      </w:tr>
      <w:tr w:rsidR="7500CCF5" w14:paraId="3BB345F7"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2399EDA4" w14:textId="4244978F"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Table:37 Schedule Payment unsuccessful scenario</w:t>
            </w:r>
          </w:p>
        </w:tc>
        <w:tc>
          <w:tcPr>
            <w:tcW w:w="1380" w:type="dxa"/>
          </w:tcPr>
          <w:p w14:paraId="0A4E44A2" w14:textId="7126D513"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47</w:t>
            </w:r>
          </w:p>
        </w:tc>
      </w:tr>
      <w:tr w:rsidR="7500CCF5" w14:paraId="50892792"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30638D3A" w14:textId="2E9EA8AD"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Table:38 Schedule Payment cancel scenario</w:t>
            </w:r>
          </w:p>
        </w:tc>
        <w:tc>
          <w:tcPr>
            <w:tcW w:w="1380" w:type="dxa"/>
          </w:tcPr>
          <w:p w14:paraId="1FBD129B" w14:textId="4B9D6735"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48</w:t>
            </w:r>
          </w:p>
        </w:tc>
      </w:tr>
      <w:tr w:rsidR="7500CCF5" w14:paraId="1F59232B"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2D43068A" w14:textId="00EBAE42"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Table:39 Schedule Payment initial use case</w:t>
            </w:r>
          </w:p>
        </w:tc>
        <w:tc>
          <w:tcPr>
            <w:tcW w:w="1380" w:type="dxa"/>
          </w:tcPr>
          <w:p w14:paraId="5CC2902F" w14:textId="1C8E1D58"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49</w:t>
            </w:r>
          </w:p>
        </w:tc>
      </w:tr>
      <w:tr w:rsidR="7500CCF5" w14:paraId="43F643FA"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1B56C57E" w14:textId="2E6FDFD5"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Table:40 Schedule Payment refine use case</w:t>
            </w:r>
          </w:p>
        </w:tc>
        <w:tc>
          <w:tcPr>
            <w:tcW w:w="1380" w:type="dxa"/>
          </w:tcPr>
          <w:p w14:paraId="2C18B960" w14:textId="5BF9D973" w:rsidR="7500CCF5" w:rsidRDefault="008D450D"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50</w:t>
            </w:r>
          </w:p>
        </w:tc>
      </w:tr>
      <w:tr w:rsidR="7500CCF5" w14:paraId="7B899D8D"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540DA0B2" w14:textId="25965F8C"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Modify Schedule</w:t>
            </w:r>
          </w:p>
        </w:tc>
        <w:tc>
          <w:tcPr>
            <w:tcW w:w="1380" w:type="dxa"/>
          </w:tcPr>
          <w:p w14:paraId="5353BC71" w14:textId="02EA5E09"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347AB358"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15CB7A08" w14:textId="4556F7D2"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Table:41 Modify Schedule successful scenario</w:t>
            </w:r>
          </w:p>
        </w:tc>
        <w:tc>
          <w:tcPr>
            <w:tcW w:w="1380" w:type="dxa"/>
          </w:tcPr>
          <w:p w14:paraId="7EED6739" w14:textId="5CAF448A"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52</w:t>
            </w:r>
          </w:p>
        </w:tc>
      </w:tr>
      <w:tr w:rsidR="7500CCF5" w14:paraId="7F162C10"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2132A5D4" w14:textId="0F1CC464"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Table:42 Modify Schedule unsuccessful scenario</w:t>
            </w:r>
          </w:p>
        </w:tc>
        <w:tc>
          <w:tcPr>
            <w:tcW w:w="1380" w:type="dxa"/>
          </w:tcPr>
          <w:p w14:paraId="35C48E15" w14:textId="07312772"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53</w:t>
            </w:r>
          </w:p>
        </w:tc>
      </w:tr>
      <w:tr w:rsidR="7500CCF5" w14:paraId="1F7820D4"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5DA96747" w14:textId="1346246A"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Table:43 Modify Schedule cancel scenario</w:t>
            </w:r>
          </w:p>
        </w:tc>
        <w:tc>
          <w:tcPr>
            <w:tcW w:w="1380" w:type="dxa"/>
          </w:tcPr>
          <w:p w14:paraId="7E453226" w14:textId="562BE9C5"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53</w:t>
            </w:r>
          </w:p>
        </w:tc>
      </w:tr>
      <w:tr w:rsidR="7500CCF5" w14:paraId="17711647"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152083BC" w14:textId="79B029D1"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Table:44 Modify Schedule initial use case</w:t>
            </w:r>
          </w:p>
        </w:tc>
        <w:tc>
          <w:tcPr>
            <w:tcW w:w="1380" w:type="dxa"/>
          </w:tcPr>
          <w:p w14:paraId="6970BC32" w14:textId="5CCDEB30"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54</w:t>
            </w:r>
          </w:p>
        </w:tc>
      </w:tr>
      <w:tr w:rsidR="7500CCF5" w14:paraId="4BDE2739"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76938FB9" w14:textId="14D55EE2"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lastRenderedPageBreak/>
              <w:t>Table:45 Modify Schedule refine use case</w:t>
            </w:r>
          </w:p>
        </w:tc>
        <w:tc>
          <w:tcPr>
            <w:tcW w:w="1380" w:type="dxa"/>
          </w:tcPr>
          <w:p w14:paraId="4B7DA83E" w14:textId="4A73FFEE"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55</w:t>
            </w:r>
          </w:p>
        </w:tc>
      </w:tr>
      <w:tr w:rsidR="7500CCF5" w14:paraId="57911EF1"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3901294E" w14:textId="3CEC6665"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Cancel Payment</w:t>
            </w:r>
          </w:p>
        </w:tc>
        <w:tc>
          <w:tcPr>
            <w:tcW w:w="1380" w:type="dxa"/>
          </w:tcPr>
          <w:p w14:paraId="6304AC03" w14:textId="4FCF076A"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2FE2E80C"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0235B63D" w14:textId="7AFE01EE"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Table:46 Cancel Payment successful scenario</w:t>
            </w:r>
          </w:p>
        </w:tc>
        <w:tc>
          <w:tcPr>
            <w:tcW w:w="1380" w:type="dxa"/>
          </w:tcPr>
          <w:p w14:paraId="5F8F9560" w14:textId="022A8EB7"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57</w:t>
            </w:r>
          </w:p>
        </w:tc>
      </w:tr>
      <w:tr w:rsidR="7500CCF5" w14:paraId="400CF6D2"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01642F65" w14:textId="4F6FFECE"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Table:47 Cancel Payment unsuccessful scenario</w:t>
            </w:r>
          </w:p>
        </w:tc>
        <w:tc>
          <w:tcPr>
            <w:tcW w:w="1380" w:type="dxa"/>
          </w:tcPr>
          <w:p w14:paraId="200489C2" w14:textId="03BD5B16"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57</w:t>
            </w:r>
          </w:p>
        </w:tc>
      </w:tr>
      <w:tr w:rsidR="7500CCF5" w14:paraId="0A36DBCA"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441F10DC" w14:textId="093B3F75"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Table:48 Cancel Payment cancel scenario</w:t>
            </w:r>
          </w:p>
        </w:tc>
        <w:tc>
          <w:tcPr>
            <w:tcW w:w="1380" w:type="dxa"/>
          </w:tcPr>
          <w:p w14:paraId="40FD0867" w14:textId="7543FDF7"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58</w:t>
            </w:r>
          </w:p>
        </w:tc>
      </w:tr>
      <w:tr w:rsidR="7500CCF5" w14:paraId="41EB1D5A"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7B0D9703" w14:textId="59F0244B"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Table:49 Cancel Payment initial use case</w:t>
            </w:r>
          </w:p>
        </w:tc>
        <w:tc>
          <w:tcPr>
            <w:tcW w:w="1380" w:type="dxa"/>
          </w:tcPr>
          <w:p w14:paraId="1A40033C" w14:textId="5CD51777"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58</w:t>
            </w:r>
          </w:p>
        </w:tc>
      </w:tr>
      <w:tr w:rsidR="7500CCF5" w14:paraId="3A59111B"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6FD0DFCC" w14:textId="5D225D8E"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Table:50 Cancel Payment refine use case</w:t>
            </w:r>
          </w:p>
        </w:tc>
        <w:tc>
          <w:tcPr>
            <w:tcW w:w="1380" w:type="dxa"/>
          </w:tcPr>
          <w:p w14:paraId="7107FFAE" w14:textId="0717DA32"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59</w:t>
            </w:r>
          </w:p>
        </w:tc>
      </w:tr>
      <w:tr w:rsidR="7500CCF5" w14:paraId="440B9FE2"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2FDC19F0" w14:textId="2A4B3296"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Logout</w:t>
            </w:r>
          </w:p>
        </w:tc>
        <w:tc>
          <w:tcPr>
            <w:tcW w:w="1380" w:type="dxa"/>
          </w:tcPr>
          <w:p w14:paraId="0AAD0613" w14:textId="7F88F475"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16655B4D"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7A182B40" w14:textId="30DD8E01"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Table:51 Log Out successful scenario</w:t>
            </w:r>
          </w:p>
        </w:tc>
        <w:tc>
          <w:tcPr>
            <w:tcW w:w="1380" w:type="dxa"/>
          </w:tcPr>
          <w:p w14:paraId="5A4B9A51" w14:textId="67F074A4"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61</w:t>
            </w:r>
          </w:p>
        </w:tc>
      </w:tr>
      <w:tr w:rsidR="7500CCF5" w14:paraId="220A2A89"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0AB9571C" w14:textId="2DBA1B3D"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Table:52 Log Out unsuccessful scenario</w:t>
            </w:r>
          </w:p>
        </w:tc>
        <w:tc>
          <w:tcPr>
            <w:tcW w:w="1380" w:type="dxa"/>
          </w:tcPr>
          <w:p w14:paraId="466DAE39" w14:textId="26F312A7"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62</w:t>
            </w:r>
          </w:p>
        </w:tc>
      </w:tr>
      <w:tr w:rsidR="7500CCF5" w14:paraId="24F12614"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20318254" w14:textId="7D4770C9"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Table:53 Log Out initial use case</w:t>
            </w:r>
          </w:p>
        </w:tc>
        <w:tc>
          <w:tcPr>
            <w:tcW w:w="1380" w:type="dxa"/>
          </w:tcPr>
          <w:p w14:paraId="150EFE9B" w14:textId="59196FC6"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62</w:t>
            </w:r>
          </w:p>
        </w:tc>
      </w:tr>
      <w:tr w:rsidR="7500CCF5" w14:paraId="3CF1E352"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66155597" w14:textId="4742E03D"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Table:54 Log Out refine use case</w:t>
            </w:r>
          </w:p>
        </w:tc>
        <w:tc>
          <w:tcPr>
            <w:tcW w:w="1380" w:type="dxa"/>
          </w:tcPr>
          <w:p w14:paraId="2AA62C7D" w14:textId="5DEED94A" w:rsidR="7500CCF5" w:rsidRDefault="00A21643"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63</w:t>
            </w:r>
          </w:p>
        </w:tc>
      </w:tr>
      <w:tr w:rsidR="7500CCF5" w14:paraId="22B817BC"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389C0964" w14:textId="6709556F"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Boundary Use Case</w:t>
            </w:r>
          </w:p>
        </w:tc>
        <w:tc>
          <w:tcPr>
            <w:tcW w:w="1380" w:type="dxa"/>
          </w:tcPr>
          <w:p w14:paraId="33B7FF1E" w14:textId="3988F2B8" w:rsidR="7500CCF5" w:rsidRDefault="7500CCF5"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7FB4E44B" w14:textId="77777777" w:rsidTr="5D7DB914">
        <w:tc>
          <w:tcPr>
            <w:cnfStyle w:val="001000000000" w:firstRow="0" w:lastRow="0" w:firstColumn="1" w:lastColumn="0" w:oddVBand="0" w:evenVBand="0" w:oddHBand="0" w:evenHBand="0" w:firstRowFirstColumn="0" w:firstRowLastColumn="0" w:lastRowFirstColumn="0" w:lastRowLastColumn="0"/>
            <w:tcW w:w="8055" w:type="dxa"/>
          </w:tcPr>
          <w:p w14:paraId="646943B9" w14:textId="360E118A"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Table:55 Boundary use case for configuration</w:t>
            </w:r>
          </w:p>
        </w:tc>
        <w:tc>
          <w:tcPr>
            <w:tcW w:w="1380" w:type="dxa"/>
          </w:tcPr>
          <w:p w14:paraId="3EA6C375" w14:textId="7FC2E0D5" w:rsidR="7500CCF5" w:rsidRDefault="008B6CCF" w:rsidP="00A2164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A21643">
              <w:rPr>
                <w:rFonts w:ascii="Times New Roman" w:eastAsia="Times New Roman" w:hAnsi="Times New Roman" w:cs="Times New Roman"/>
                <w:color w:val="000000" w:themeColor="text1"/>
                <w:sz w:val="24"/>
                <w:szCs w:val="24"/>
              </w:rPr>
              <w:t>9</w:t>
            </w:r>
          </w:p>
        </w:tc>
      </w:tr>
    </w:tbl>
    <w:p w14:paraId="7D5EFBDD" w14:textId="57D85730" w:rsidR="7500CCF5" w:rsidRDefault="7500CCF5" w:rsidP="7500CCF5">
      <w:pPr>
        <w:jc w:val="both"/>
        <w:rPr>
          <w:rFonts w:ascii="Times New Roman" w:eastAsia="Times New Roman" w:hAnsi="Times New Roman" w:cs="Times New Roman"/>
          <w:color w:val="000000" w:themeColor="text1"/>
          <w:sz w:val="24"/>
          <w:szCs w:val="24"/>
        </w:rPr>
      </w:pPr>
    </w:p>
    <w:p w14:paraId="5B3215CC" w14:textId="34E3A227" w:rsidR="7500CCF5" w:rsidRDefault="7500CCF5" w:rsidP="7500CCF5">
      <w:pPr>
        <w:jc w:val="both"/>
        <w:rPr>
          <w:rFonts w:ascii="Times New Roman" w:eastAsia="Times New Roman" w:hAnsi="Times New Roman" w:cs="Times New Roman"/>
          <w:color w:val="000000" w:themeColor="text1"/>
          <w:sz w:val="24"/>
          <w:szCs w:val="24"/>
        </w:rPr>
      </w:pPr>
    </w:p>
    <w:p w14:paraId="3B117D2D" w14:textId="6FD19B54" w:rsidR="7500CCF5" w:rsidRDefault="7500CCF5" w:rsidP="7500CCF5">
      <w:pPr>
        <w:jc w:val="both"/>
        <w:rPr>
          <w:rFonts w:ascii="Times New Roman" w:eastAsia="Times New Roman" w:hAnsi="Times New Roman" w:cs="Times New Roman"/>
          <w:color w:val="000000" w:themeColor="text1"/>
          <w:sz w:val="24"/>
          <w:szCs w:val="24"/>
        </w:rPr>
      </w:pPr>
    </w:p>
    <w:p w14:paraId="61CC939C" w14:textId="6DDB15C6" w:rsidR="7500CCF5" w:rsidRDefault="7500CCF5" w:rsidP="7500CCF5">
      <w:pPr>
        <w:jc w:val="both"/>
        <w:rPr>
          <w:rFonts w:ascii="Times New Roman" w:eastAsia="Times New Roman" w:hAnsi="Times New Roman" w:cs="Times New Roman"/>
          <w:color w:val="000000" w:themeColor="text1"/>
          <w:sz w:val="24"/>
          <w:szCs w:val="24"/>
        </w:rPr>
      </w:pPr>
    </w:p>
    <w:p w14:paraId="1AAEBD80" w14:textId="04D9F6B3" w:rsidR="7500CCF5" w:rsidRDefault="7500CCF5" w:rsidP="7500CCF5">
      <w:pPr>
        <w:jc w:val="both"/>
        <w:rPr>
          <w:rFonts w:ascii="Times New Roman" w:eastAsia="Times New Roman" w:hAnsi="Times New Roman" w:cs="Times New Roman"/>
          <w:color w:val="000000" w:themeColor="text1"/>
          <w:sz w:val="24"/>
          <w:szCs w:val="24"/>
        </w:rPr>
      </w:pPr>
    </w:p>
    <w:p w14:paraId="6877C01F" w14:textId="54293C65" w:rsidR="7500CCF5" w:rsidRDefault="7500CCF5" w:rsidP="7500CCF5">
      <w:pPr>
        <w:jc w:val="both"/>
        <w:rPr>
          <w:rFonts w:ascii="Times New Roman" w:eastAsia="Times New Roman" w:hAnsi="Times New Roman" w:cs="Times New Roman"/>
          <w:color w:val="000000" w:themeColor="text1"/>
          <w:sz w:val="24"/>
          <w:szCs w:val="24"/>
        </w:rPr>
      </w:pPr>
    </w:p>
    <w:p w14:paraId="60B0D45C" w14:textId="51BD2C4F" w:rsidR="7500CCF5" w:rsidRDefault="7500CCF5" w:rsidP="7500CCF5">
      <w:pPr>
        <w:jc w:val="both"/>
        <w:rPr>
          <w:rFonts w:ascii="Times New Roman" w:eastAsia="Times New Roman" w:hAnsi="Times New Roman" w:cs="Times New Roman"/>
          <w:color w:val="000000" w:themeColor="text1"/>
          <w:sz w:val="24"/>
          <w:szCs w:val="24"/>
        </w:rPr>
      </w:pPr>
    </w:p>
    <w:p w14:paraId="127132D1" w14:textId="7C5505EF" w:rsidR="7500CCF5" w:rsidRDefault="7500CCF5" w:rsidP="7500CCF5">
      <w:pPr>
        <w:jc w:val="both"/>
        <w:rPr>
          <w:rFonts w:ascii="Times New Roman" w:eastAsia="Times New Roman" w:hAnsi="Times New Roman" w:cs="Times New Roman"/>
          <w:color w:val="000000" w:themeColor="text1"/>
          <w:sz w:val="24"/>
          <w:szCs w:val="24"/>
        </w:rPr>
      </w:pPr>
    </w:p>
    <w:p w14:paraId="0145052D" w14:textId="123A3B88" w:rsidR="7500CCF5" w:rsidRDefault="7500CCF5" w:rsidP="125DD1EC">
      <w:pPr>
        <w:jc w:val="both"/>
        <w:rPr>
          <w:rFonts w:ascii="Times New Roman" w:eastAsia="Times New Roman" w:hAnsi="Times New Roman" w:cs="Times New Roman"/>
          <w:color w:val="000000" w:themeColor="text1"/>
          <w:sz w:val="24"/>
          <w:szCs w:val="24"/>
        </w:rPr>
      </w:pPr>
    </w:p>
    <w:p w14:paraId="7D71F5F4" w14:textId="1675A925" w:rsidR="7500CCF5" w:rsidRDefault="7500CCF5" w:rsidP="7500CCF5">
      <w:pPr>
        <w:jc w:val="both"/>
        <w:rPr>
          <w:rFonts w:ascii="Times New Roman" w:eastAsia="Times New Roman" w:hAnsi="Times New Roman" w:cs="Times New Roman"/>
          <w:color w:val="000000" w:themeColor="text1"/>
          <w:sz w:val="24"/>
          <w:szCs w:val="24"/>
        </w:rPr>
      </w:pPr>
    </w:p>
    <w:p w14:paraId="42CBBCA4" w14:textId="1E926A54" w:rsidR="7500CCF5" w:rsidRDefault="7500CCF5" w:rsidP="7500CCF5">
      <w:pPr>
        <w:jc w:val="both"/>
        <w:rPr>
          <w:rFonts w:ascii="Times New Roman" w:eastAsia="Times New Roman" w:hAnsi="Times New Roman" w:cs="Times New Roman"/>
          <w:color w:val="000000" w:themeColor="text1"/>
          <w:sz w:val="24"/>
          <w:szCs w:val="24"/>
        </w:rPr>
      </w:pPr>
    </w:p>
    <w:p w14:paraId="7CE91564" w14:textId="73DC2872" w:rsidR="7500CCF5" w:rsidRDefault="7500CCF5" w:rsidP="1577204D">
      <w:pPr>
        <w:jc w:val="both"/>
        <w:rPr>
          <w:rFonts w:ascii="Times New Roman" w:eastAsia="Times New Roman" w:hAnsi="Times New Roman" w:cs="Times New Roman"/>
          <w:color w:val="000000" w:themeColor="text1"/>
          <w:sz w:val="24"/>
          <w:szCs w:val="24"/>
        </w:rPr>
      </w:pPr>
    </w:p>
    <w:p w14:paraId="5EF0762E" w14:textId="2E5B8BD0" w:rsidR="7500CCF5" w:rsidRDefault="7500CCF5" w:rsidP="7500CCF5">
      <w:pPr>
        <w:jc w:val="both"/>
        <w:rPr>
          <w:rFonts w:ascii="Times New Roman" w:eastAsia="Times New Roman" w:hAnsi="Times New Roman" w:cs="Times New Roman"/>
          <w:color w:val="000000" w:themeColor="text1"/>
          <w:sz w:val="24"/>
          <w:szCs w:val="24"/>
        </w:rPr>
      </w:pPr>
    </w:p>
    <w:p w14:paraId="090F7652" w14:textId="77777777" w:rsidR="00A50504" w:rsidRDefault="00A50504" w:rsidP="7500CCF5">
      <w:pPr>
        <w:jc w:val="both"/>
        <w:rPr>
          <w:rFonts w:ascii="Times New Roman" w:eastAsia="Times New Roman" w:hAnsi="Times New Roman" w:cs="Times New Roman"/>
          <w:color w:val="000000" w:themeColor="text1"/>
          <w:sz w:val="24"/>
          <w:szCs w:val="24"/>
        </w:rPr>
      </w:pPr>
    </w:p>
    <w:tbl>
      <w:tblPr>
        <w:tblStyle w:val="PlainTable2"/>
        <w:tblW w:w="0" w:type="auto"/>
        <w:tblLayout w:type="fixed"/>
        <w:tblLook w:val="06A0" w:firstRow="1" w:lastRow="0" w:firstColumn="1" w:lastColumn="0" w:noHBand="1" w:noVBand="1"/>
      </w:tblPr>
      <w:tblGrid>
        <w:gridCol w:w="7665"/>
        <w:gridCol w:w="1365"/>
      </w:tblGrid>
      <w:tr w:rsidR="7500CCF5" w14:paraId="4DD80D38"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5" w:type="dxa"/>
            <w:shd w:val="clear" w:color="auto" w:fill="BDD6EE" w:themeFill="accent1" w:themeFillTint="66"/>
          </w:tcPr>
          <w:p w14:paraId="7D5A80D1" w14:textId="1783276E" w:rsidR="7500CCF5" w:rsidRDefault="7500CCF5" w:rsidP="7500CCF5">
            <w:pPr>
              <w:spacing w:after="160" w:line="259" w:lineRule="auto"/>
              <w:jc w:val="center"/>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lastRenderedPageBreak/>
              <w:t xml:space="preserve">                               LIST OF FIGURES</w:t>
            </w:r>
          </w:p>
        </w:tc>
        <w:tc>
          <w:tcPr>
            <w:tcW w:w="1365" w:type="dxa"/>
            <w:shd w:val="clear" w:color="auto" w:fill="BDD6EE" w:themeFill="accent1" w:themeFillTint="66"/>
          </w:tcPr>
          <w:p w14:paraId="02CEB395" w14:textId="3C92E612" w:rsidR="7500CCF5" w:rsidRDefault="7500CCF5" w:rsidP="7500CCF5">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3F041AAF" w14:textId="77777777" w:rsidTr="7CC5B521">
        <w:tc>
          <w:tcPr>
            <w:cnfStyle w:val="001000000000" w:firstRow="0" w:lastRow="0" w:firstColumn="1" w:lastColumn="0" w:oddVBand="0" w:evenVBand="0" w:oddHBand="0" w:evenHBand="0" w:firstRowFirstColumn="0" w:firstRowLastColumn="0" w:lastRowFirstColumn="0" w:lastRowLastColumn="0"/>
            <w:tcW w:w="7665" w:type="dxa"/>
            <w:shd w:val="clear" w:color="auto" w:fill="F7CAAC" w:themeFill="accent2" w:themeFillTint="66"/>
          </w:tcPr>
          <w:p w14:paraId="6CC53C43" w14:textId="5D8CF44D" w:rsidR="7500CCF5" w:rsidRDefault="4CB70E71" w:rsidP="4CB70E71">
            <w:pPr>
              <w:spacing w:after="160" w:line="259" w:lineRule="auto"/>
              <w:jc w:val="center"/>
              <w:rPr>
                <w:rFonts w:ascii="Times New Roman" w:eastAsia="Times New Roman" w:hAnsi="Times New Roman" w:cs="Times New Roman"/>
                <w:b w:val="0"/>
                <w:bCs w:val="0"/>
                <w:color w:val="000000" w:themeColor="text1"/>
                <w:sz w:val="24"/>
                <w:szCs w:val="24"/>
              </w:rPr>
            </w:pPr>
            <w:r w:rsidRPr="4CB70E71">
              <w:rPr>
                <w:rFonts w:ascii="Times New Roman" w:eastAsia="Times New Roman" w:hAnsi="Times New Roman" w:cs="Times New Roman"/>
                <w:color w:val="000000" w:themeColor="text1"/>
                <w:sz w:val="24"/>
                <w:szCs w:val="24"/>
              </w:rPr>
              <w:t xml:space="preserve">                         TITLE</w:t>
            </w:r>
          </w:p>
        </w:tc>
        <w:tc>
          <w:tcPr>
            <w:tcW w:w="1365" w:type="dxa"/>
            <w:shd w:val="clear" w:color="auto" w:fill="F7CAAC" w:themeFill="accent2" w:themeFillTint="66"/>
          </w:tcPr>
          <w:p w14:paraId="4BFED021" w14:textId="20FCEBF4" w:rsidR="7500CCF5" w:rsidRDefault="7500CCF5" w:rsidP="7500CC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b/>
                <w:bCs/>
                <w:color w:val="000000" w:themeColor="text1"/>
                <w:sz w:val="24"/>
                <w:szCs w:val="24"/>
              </w:rPr>
              <w:t>PAGE NO.</w:t>
            </w:r>
          </w:p>
        </w:tc>
      </w:tr>
      <w:tr w:rsidR="7500CCF5" w14:paraId="52C95C7C"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744B60E5" w14:textId="53B817AC" w:rsidR="7500CCF5" w:rsidRDefault="4CB70E71" w:rsidP="4CB70E71">
            <w:pPr>
              <w:spacing w:after="160" w:line="259" w:lineRule="auto"/>
              <w:rPr>
                <w:rFonts w:ascii="Times New Roman" w:eastAsia="Times New Roman" w:hAnsi="Times New Roman" w:cs="Times New Roman"/>
                <w:b w:val="0"/>
                <w:bCs w:val="0"/>
                <w:color w:val="7030A0"/>
                <w:sz w:val="24"/>
                <w:szCs w:val="24"/>
              </w:rPr>
            </w:pPr>
            <w:r w:rsidRPr="4CB70E71">
              <w:rPr>
                <w:rFonts w:ascii="Times New Roman" w:eastAsia="Times New Roman" w:hAnsi="Times New Roman" w:cs="Times New Roman"/>
                <w:color w:val="7030A0"/>
                <w:sz w:val="24"/>
                <w:szCs w:val="24"/>
              </w:rPr>
              <w:t>Dynamic Model</w:t>
            </w:r>
          </w:p>
        </w:tc>
        <w:tc>
          <w:tcPr>
            <w:tcW w:w="1365" w:type="dxa"/>
          </w:tcPr>
          <w:p w14:paraId="7CF8E236" w14:textId="239E3CC6" w:rsidR="7500CCF5" w:rsidRDefault="7500CCF5" w:rsidP="7500CC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0BB3D838"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33274470" w14:textId="26DF6965"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Sign Up</w:t>
            </w:r>
          </w:p>
        </w:tc>
        <w:tc>
          <w:tcPr>
            <w:tcW w:w="1365" w:type="dxa"/>
          </w:tcPr>
          <w:p w14:paraId="4BDCB5B2" w14:textId="523E71BE" w:rsidR="7500CCF5" w:rsidRDefault="7500CCF5" w:rsidP="7500CC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74A57CA9"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429C35CF" w14:textId="060EE3D1"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1: Sequence diagram of Sign Up</w:t>
            </w:r>
          </w:p>
        </w:tc>
        <w:tc>
          <w:tcPr>
            <w:tcW w:w="1365" w:type="dxa"/>
          </w:tcPr>
          <w:p w14:paraId="79BBEF35" w14:textId="035AE6C5"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14</w:t>
            </w:r>
          </w:p>
        </w:tc>
      </w:tr>
      <w:tr w:rsidR="7500CCF5" w14:paraId="04E71F9D"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3C1D93C0" w14:textId="083C9CF8" w:rsidR="7500CCF5" w:rsidRDefault="7CC5B521" w:rsidP="7CC5B521">
            <w:pPr>
              <w:spacing w:after="160" w:line="259" w:lineRule="auto"/>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b w:val="0"/>
                <w:bCs w:val="0"/>
                <w:color w:val="000000" w:themeColor="text1"/>
                <w:sz w:val="24"/>
                <w:szCs w:val="24"/>
              </w:rPr>
              <w:t xml:space="preserve">Fig 2: State diagram of </w:t>
            </w:r>
            <w:proofErr w:type="spellStart"/>
            <w:r w:rsidRPr="7CC5B521">
              <w:rPr>
                <w:rFonts w:ascii="Times New Roman" w:eastAsia="Times New Roman" w:hAnsi="Times New Roman" w:cs="Times New Roman"/>
                <w:b w:val="0"/>
                <w:bCs w:val="0"/>
                <w:color w:val="000000" w:themeColor="text1"/>
                <w:sz w:val="24"/>
                <w:szCs w:val="24"/>
              </w:rPr>
              <w:t>UserAccount</w:t>
            </w:r>
            <w:proofErr w:type="spellEnd"/>
          </w:p>
        </w:tc>
        <w:tc>
          <w:tcPr>
            <w:tcW w:w="1365" w:type="dxa"/>
          </w:tcPr>
          <w:p w14:paraId="365F2E21" w14:textId="19C1C06E"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14</w:t>
            </w:r>
          </w:p>
        </w:tc>
      </w:tr>
      <w:tr w:rsidR="7500CCF5" w14:paraId="4B1DA6A2"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13D7EDAF" w14:textId="391F7364"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Login</w:t>
            </w:r>
          </w:p>
        </w:tc>
        <w:tc>
          <w:tcPr>
            <w:tcW w:w="1365" w:type="dxa"/>
          </w:tcPr>
          <w:p w14:paraId="58B041EE" w14:textId="790CE8C4"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744FD919"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295A6F86" w14:textId="2F1FD25A"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3: Sequence diagram of Login</w:t>
            </w:r>
          </w:p>
        </w:tc>
        <w:tc>
          <w:tcPr>
            <w:tcW w:w="1365" w:type="dxa"/>
          </w:tcPr>
          <w:p w14:paraId="73571DCF" w14:textId="320344AE"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18</w:t>
            </w:r>
          </w:p>
        </w:tc>
      </w:tr>
      <w:tr w:rsidR="7500CCF5" w14:paraId="793EE422"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41D1342B" w14:textId="75C1ADFB" w:rsidR="7500CCF5" w:rsidRDefault="7CC5B521" w:rsidP="7CC5B521">
            <w:pPr>
              <w:spacing w:after="160" w:line="259" w:lineRule="auto"/>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b w:val="0"/>
                <w:bCs w:val="0"/>
                <w:color w:val="000000" w:themeColor="text1"/>
                <w:sz w:val="24"/>
                <w:szCs w:val="24"/>
              </w:rPr>
              <w:t xml:space="preserve">Fig 4: State diagram of </w:t>
            </w:r>
            <w:proofErr w:type="spellStart"/>
            <w:r w:rsidRPr="7CC5B521">
              <w:rPr>
                <w:rFonts w:ascii="Times New Roman" w:eastAsia="Times New Roman" w:hAnsi="Times New Roman" w:cs="Times New Roman"/>
                <w:b w:val="0"/>
                <w:bCs w:val="0"/>
                <w:color w:val="000000" w:themeColor="text1"/>
                <w:sz w:val="24"/>
                <w:szCs w:val="24"/>
              </w:rPr>
              <w:t>UserAccount</w:t>
            </w:r>
            <w:proofErr w:type="spellEnd"/>
          </w:p>
        </w:tc>
        <w:tc>
          <w:tcPr>
            <w:tcW w:w="1365" w:type="dxa"/>
          </w:tcPr>
          <w:p w14:paraId="68C0513E" w14:textId="004219CB"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19</w:t>
            </w:r>
          </w:p>
        </w:tc>
      </w:tr>
      <w:tr w:rsidR="7500CCF5" w14:paraId="144FF9CF"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3A01EF60" w14:textId="516B5AF0"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Change Username</w:t>
            </w:r>
          </w:p>
        </w:tc>
        <w:tc>
          <w:tcPr>
            <w:tcW w:w="1365" w:type="dxa"/>
          </w:tcPr>
          <w:p w14:paraId="14B48036" w14:textId="6BAC44C2"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2E6AEB5D"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2A691F8B" w14:textId="12BAC547"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5: Sequence diagram of Change Username</w:t>
            </w:r>
          </w:p>
        </w:tc>
        <w:tc>
          <w:tcPr>
            <w:tcW w:w="1365" w:type="dxa"/>
          </w:tcPr>
          <w:p w14:paraId="0676BF78" w14:textId="1F71EACF"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22</w:t>
            </w:r>
          </w:p>
        </w:tc>
      </w:tr>
      <w:tr w:rsidR="7500CCF5" w14:paraId="614DAF18"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2276C768" w14:textId="6FAC4B70" w:rsidR="7500CCF5" w:rsidRDefault="7CC5B521" w:rsidP="7CC5B521">
            <w:pPr>
              <w:spacing w:after="160" w:line="259" w:lineRule="auto"/>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b w:val="0"/>
                <w:bCs w:val="0"/>
                <w:color w:val="000000" w:themeColor="text1"/>
                <w:sz w:val="24"/>
                <w:szCs w:val="24"/>
              </w:rPr>
              <w:t xml:space="preserve">Fig 6: State diagram of </w:t>
            </w:r>
            <w:proofErr w:type="spellStart"/>
            <w:r w:rsidRPr="7CC5B521">
              <w:rPr>
                <w:rFonts w:ascii="Times New Roman" w:eastAsia="Times New Roman" w:hAnsi="Times New Roman" w:cs="Times New Roman"/>
                <w:b w:val="0"/>
                <w:bCs w:val="0"/>
                <w:color w:val="000000" w:themeColor="text1"/>
                <w:sz w:val="24"/>
                <w:szCs w:val="24"/>
              </w:rPr>
              <w:t>UserAccount</w:t>
            </w:r>
            <w:proofErr w:type="spellEnd"/>
          </w:p>
        </w:tc>
        <w:tc>
          <w:tcPr>
            <w:tcW w:w="1365" w:type="dxa"/>
          </w:tcPr>
          <w:p w14:paraId="6ACC1E5C" w14:textId="329C0AEE"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23</w:t>
            </w:r>
          </w:p>
        </w:tc>
      </w:tr>
      <w:tr w:rsidR="7500CCF5" w14:paraId="484BC245"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305C0202" w14:textId="263758F7"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Change Password</w:t>
            </w:r>
          </w:p>
        </w:tc>
        <w:tc>
          <w:tcPr>
            <w:tcW w:w="1365" w:type="dxa"/>
          </w:tcPr>
          <w:p w14:paraId="07195F7C" w14:textId="55AE518F"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7C65231B"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15CB5B17" w14:textId="4083B078"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7: Sequence diagram of Change Password</w:t>
            </w:r>
          </w:p>
        </w:tc>
        <w:tc>
          <w:tcPr>
            <w:tcW w:w="1365" w:type="dxa"/>
          </w:tcPr>
          <w:p w14:paraId="5B607C0D" w14:textId="500029EC"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26</w:t>
            </w:r>
          </w:p>
        </w:tc>
      </w:tr>
      <w:tr w:rsidR="7500CCF5" w14:paraId="7806ABA8"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6A13465E" w14:textId="1C793FC4" w:rsidR="7500CCF5" w:rsidRDefault="7CC5B521" w:rsidP="7CC5B521">
            <w:pPr>
              <w:spacing w:after="160" w:line="259" w:lineRule="auto"/>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b w:val="0"/>
                <w:bCs w:val="0"/>
                <w:color w:val="000000" w:themeColor="text1"/>
                <w:sz w:val="24"/>
                <w:szCs w:val="24"/>
              </w:rPr>
              <w:t xml:space="preserve">Fig 8: State diagram of </w:t>
            </w:r>
            <w:proofErr w:type="spellStart"/>
            <w:r w:rsidRPr="7CC5B521">
              <w:rPr>
                <w:rFonts w:ascii="Times New Roman" w:eastAsia="Times New Roman" w:hAnsi="Times New Roman" w:cs="Times New Roman"/>
                <w:b w:val="0"/>
                <w:bCs w:val="0"/>
                <w:color w:val="000000" w:themeColor="text1"/>
                <w:sz w:val="24"/>
                <w:szCs w:val="24"/>
              </w:rPr>
              <w:t>UserAccount</w:t>
            </w:r>
            <w:proofErr w:type="spellEnd"/>
          </w:p>
        </w:tc>
        <w:tc>
          <w:tcPr>
            <w:tcW w:w="1365" w:type="dxa"/>
          </w:tcPr>
          <w:p w14:paraId="38A20869" w14:textId="2F55F791"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27</w:t>
            </w:r>
          </w:p>
        </w:tc>
      </w:tr>
      <w:tr w:rsidR="7500CCF5" w14:paraId="6BE0C718"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08328D72" w14:textId="6D04C854"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Transfer Money</w:t>
            </w:r>
          </w:p>
        </w:tc>
        <w:tc>
          <w:tcPr>
            <w:tcW w:w="1365" w:type="dxa"/>
          </w:tcPr>
          <w:p w14:paraId="55599723" w14:textId="214B3F77"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4A2563FD"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48BA523D" w14:textId="6A9F15F0"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9: Sequence diagram of Transfer Money</w:t>
            </w:r>
          </w:p>
        </w:tc>
        <w:tc>
          <w:tcPr>
            <w:tcW w:w="1365" w:type="dxa"/>
          </w:tcPr>
          <w:p w14:paraId="0532B828" w14:textId="6DDB7BD3"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31</w:t>
            </w:r>
          </w:p>
        </w:tc>
      </w:tr>
      <w:tr w:rsidR="7500CCF5" w14:paraId="407F78DD"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03B52FDB" w14:textId="057EB50C" w:rsidR="7500CCF5" w:rsidRDefault="7CC5B521" w:rsidP="7CC5B521">
            <w:pPr>
              <w:spacing w:after="160" w:line="259" w:lineRule="auto"/>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b w:val="0"/>
                <w:bCs w:val="0"/>
                <w:color w:val="000000" w:themeColor="text1"/>
                <w:sz w:val="24"/>
                <w:szCs w:val="24"/>
              </w:rPr>
              <w:t xml:space="preserve">Fig 10: State diagram of </w:t>
            </w:r>
            <w:proofErr w:type="spellStart"/>
            <w:r w:rsidRPr="7CC5B521">
              <w:rPr>
                <w:rFonts w:ascii="Times New Roman" w:eastAsia="Times New Roman" w:hAnsi="Times New Roman" w:cs="Times New Roman"/>
                <w:b w:val="0"/>
                <w:bCs w:val="0"/>
                <w:color w:val="000000" w:themeColor="text1"/>
                <w:sz w:val="24"/>
                <w:szCs w:val="24"/>
              </w:rPr>
              <w:t>CheckingAccount</w:t>
            </w:r>
            <w:proofErr w:type="spellEnd"/>
          </w:p>
        </w:tc>
        <w:tc>
          <w:tcPr>
            <w:tcW w:w="1365" w:type="dxa"/>
          </w:tcPr>
          <w:p w14:paraId="47EAD399" w14:textId="597F56E6"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32</w:t>
            </w:r>
          </w:p>
        </w:tc>
      </w:tr>
      <w:tr w:rsidR="7500CCF5" w14:paraId="7763E599"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6DA1A44D" w14:textId="11F4E7CB" w:rsidR="7500CCF5" w:rsidRDefault="7CC5B521" w:rsidP="7CC5B521">
            <w:pPr>
              <w:spacing w:after="160" w:line="259" w:lineRule="auto"/>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b w:val="0"/>
                <w:bCs w:val="0"/>
                <w:color w:val="000000" w:themeColor="text1"/>
                <w:sz w:val="24"/>
                <w:szCs w:val="24"/>
              </w:rPr>
              <w:t xml:space="preserve">Fig 11: State diagram of </w:t>
            </w:r>
            <w:proofErr w:type="spellStart"/>
            <w:r w:rsidRPr="7CC5B521">
              <w:rPr>
                <w:rFonts w:ascii="Times New Roman" w:eastAsia="Times New Roman" w:hAnsi="Times New Roman" w:cs="Times New Roman"/>
                <w:b w:val="0"/>
                <w:bCs w:val="0"/>
                <w:color w:val="000000" w:themeColor="text1"/>
                <w:sz w:val="24"/>
                <w:szCs w:val="24"/>
              </w:rPr>
              <w:t>SavingAccount</w:t>
            </w:r>
            <w:proofErr w:type="spellEnd"/>
          </w:p>
        </w:tc>
        <w:tc>
          <w:tcPr>
            <w:tcW w:w="1365" w:type="dxa"/>
          </w:tcPr>
          <w:p w14:paraId="7FA7CCD8" w14:textId="33BEF44B"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33</w:t>
            </w:r>
          </w:p>
        </w:tc>
      </w:tr>
      <w:tr w:rsidR="7500CCF5" w14:paraId="46EAAFE9"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47AE93CF" w14:textId="21AA37B1"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12: State diagram of Transaction</w:t>
            </w:r>
          </w:p>
        </w:tc>
        <w:tc>
          <w:tcPr>
            <w:tcW w:w="1365" w:type="dxa"/>
          </w:tcPr>
          <w:p w14:paraId="0604111A" w14:textId="58CE8E43"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33</w:t>
            </w:r>
          </w:p>
        </w:tc>
      </w:tr>
      <w:tr w:rsidR="7500CCF5" w14:paraId="5D0C9093"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1FBF2B1E" w14:textId="593A26F5"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Add Payee</w:t>
            </w:r>
          </w:p>
        </w:tc>
        <w:tc>
          <w:tcPr>
            <w:tcW w:w="1365" w:type="dxa"/>
          </w:tcPr>
          <w:p w14:paraId="099AA8F7" w14:textId="55BDEEE0"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1F97B261"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27FF0EFA" w14:textId="30C9A008"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13: Sequence diagram of Add Payee</w:t>
            </w:r>
          </w:p>
        </w:tc>
        <w:tc>
          <w:tcPr>
            <w:tcW w:w="1365" w:type="dxa"/>
          </w:tcPr>
          <w:p w14:paraId="5D03C3A7" w14:textId="4BAAB7DE"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37</w:t>
            </w:r>
          </w:p>
        </w:tc>
      </w:tr>
      <w:tr w:rsidR="7500CCF5" w14:paraId="72ECD7EB"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72FA4D3C" w14:textId="2D42329E"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14: State diagram of Payee</w:t>
            </w:r>
          </w:p>
        </w:tc>
        <w:tc>
          <w:tcPr>
            <w:tcW w:w="1365" w:type="dxa"/>
          </w:tcPr>
          <w:p w14:paraId="00AB2915" w14:textId="55AE9276" w:rsidR="7500CCF5" w:rsidRDefault="00A21643"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37</w:t>
            </w:r>
          </w:p>
        </w:tc>
      </w:tr>
      <w:tr w:rsidR="7500CCF5" w14:paraId="216702CD"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6E34B5A1" w14:textId="5909672D"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Delete Payee</w:t>
            </w:r>
          </w:p>
        </w:tc>
        <w:tc>
          <w:tcPr>
            <w:tcW w:w="1365" w:type="dxa"/>
          </w:tcPr>
          <w:p w14:paraId="43791D91" w14:textId="5C7AA5CA"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236F9AC6"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685AA3EC" w14:textId="67FD5E55"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15: Sequence diagram of Delete Payee</w:t>
            </w:r>
          </w:p>
        </w:tc>
        <w:tc>
          <w:tcPr>
            <w:tcW w:w="1365" w:type="dxa"/>
          </w:tcPr>
          <w:p w14:paraId="355C8BDB" w14:textId="7EC2C042" w:rsidR="7500CCF5" w:rsidRDefault="008B1651"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41</w:t>
            </w:r>
          </w:p>
        </w:tc>
      </w:tr>
      <w:tr w:rsidR="7500CCF5" w14:paraId="69D986C7"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241052FF" w14:textId="205DBEDC"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16: State diagram of Payee</w:t>
            </w:r>
          </w:p>
        </w:tc>
        <w:tc>
          <w:tcPr>
            <w:tcW w:w="1365" w:type="dxa"/>
          </w:tcPr>
          <w:p w14:paraId="630E190A" w14:textId="0CE135E9" w:rsidR="7500CCF5" w:rsidRDefault="008B1651"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41</w:t>
            </w:r>
          </w:p>
        </w:tc>
      </w:tr>
      <w:tr w:rsidR="7500CCF5" w14:paraId="61A0CCCE"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11D9E0DD" w14:textId="7112A91A"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Schedule Payment</w:t>
            </w:r>
          </w:p>
        </w:tc>
        <w:tc>
          <w:tcPr>
            <w:tcW w:w="1365" w:type="dxa"/>
          </w:tcPr>
          <w:p w14:paraId="4B345508" w14:textId="241F4222"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52E5E447"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1654E24B" w14:textId="21204798"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17: Sequence diagram of Schedule Payment</w:t>
            </w:r>
          </w:p>
        </w:tc>
        <w:tc>
          <w:tcPr>
            <w:tcW w:w="1365" w:type="dxa"/>
          </w:tcPr>
          <w:p w14:paraId="530E0D95" w14:textId="6B7BDF95" w:rsidR="7500CCF5" w:rsidRDefault="008B1651"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45</w:t>
            </w:r>
          </w:p>
        </w:tc>
      </w:tr>
      <w:tr w:rsidR="7500CCF5" w14:paraId="59FF5D2B"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24CA340B" w14:textId="6474D505"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lastRenderedPageBreak/>
              <w:t>Fig 18: State diagram of Payment</w:t>
            </w:r>
          </w:p>
        </w:tc>
        <w:tc>
          <w:tcPr>
            <w:tcW w:w="1365" w:type="dxa"/>
          </w:tcPr>
          <w:p w14:paraId="7A99F93A" w14:textId="1E7EDD26" w:rsidR="7500CCF5" w:rsidRDefault="008B1651"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46</w:t>
            </w:r>
          </w:p>
        </w:tc>
      </w:tr>
      <w:tr w:rsidR="7500CCF5" w14:paraId="59AC9EC2"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382FDFB8" w14:textId="2F16D4A2"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Modify Schedule</w:t>
            </w:r>
          </w:p>
        </w:tc>
        <w:tc>
          <w:tcPr>
            <w:tcW w:w="1365" w:type="dxa"/>
          </w:tcPr>
          <w:p w14:paraId="405B376D" w14:textId="0D44DE5E"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264D50FF"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67D92F3C" w14:textId="5035CB1B"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19: Sequence diagram of Modify Schedule</w:t>
            </w:r>
          </w:p>
        </w:tc>
        <w:tc>
          <w:tcPr>
            <w:tcW w:w="1365" w:type="dxa"/>
          </w:tcPr>
          <w:p w14:paraId="3596C8E1" w14:textId="15CBAFD1" w:rsidR="7500CCF5" w:rsidRDefault="008B1651"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49</w:t>
            </w:r>
          </w:p>
        </w:tc>
      </w:tr>
      <w:tr w:rsidR="7500CCF5" w14:paraId="282ADF54"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7AFB45E8" w14:textId="7D9B036D"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20: State diagram of Payment</w:t>
            </w:r>
          </w:p>
        </w:tc>
        <w:tc>
          <w:tcPr>
            <w:tcW w:w="1365" w:type="dxa"/>
          </w:tcPr>
          <w:p w14:paraId="753C852D" w14:textId="4A54721D" w:rsidR="7500CCF5" w:rsidRDefault="008B1651"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50</w:t>
            </w:r>
          </w:p>
        </w:tc>
      </w:tr>
      <w:tr w:rsidR="7500CCF5" w14:paraId="00341869"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3285C714" w14:textId="2E0618F1"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Cancel Payment</w:t>
            </w:r>
          </w:p>
        </w:tc>
        <w:tc>
          <w:tcPr>
            <w:tcW w:w="1365" w:type="dxa"/>
          </w:tcPr>
          <w:p w14:paraId="3A570FA5" w14:textId="5958EBE1"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2FE8B115"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52609EE6" w14:textId="63CDFFB0"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21: Sequence diagram of Cancel Payment</w:t>
            </w:r>
          </w:p>
        </w:tc>
        <w:tc>
          <w:tcPr>
            <w:tcW w:w="1365" w:type="dxa"/>
          </w:tcPr>
          <w:p w14:paraId="46DE3DA0" w14:textId="3E845DB8" w:rsidR="7500CCF5" w:rsidRDefault="008B1651"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53</w:t>
            </w:r>
          </w:p>
        </w:tc>
      </w:tr>
      <w:tr w:rsidR="7500CCF5" w14:paraId="1E471E66"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735C72C4" w14:textId="270B16B7"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22: State diagram of Payment</w:t>
            </w:r>
          </w:p>
        </w:tc>
        <w:tc>
          <w:tcPr>
            <w:tcW w:w="1365" w:type="dxa"/>
          </w:tcPr>
          <w:p w14:paraId="26A57939" w14:textId="3B8F222B" w:rsidR="7500CCF5" w:rsidRDefault="008B1651"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54</w:t>
            </w:r>
          </w:p>
        </w:tc>
      </w:tr>
      <w:tr w:rsidR="7500CCF5" w14:paraId="6AF2A470"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7D898D7E" w14:textId="434812EE"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Logout</w:t>
            </w:r>
          </w:p>
        </w:tc>
        <w:tc>
          <w:tcPr>
            <w:tcW w:w="1365" w:type="dxa"/>
          </w:tcPr>
          <w:p w14:paraId="62DC4C0B" w14:textId="1557E70E"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79424FE9"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6F7E2D0B" w14:textId="6C97B643"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23: Sequence diagram of Logout</w:t>
            </w:r>
          </w:p>
        </w:tc>
        <w:tc>
          <w:tcPr>
            <w:tcW w:w="1365" w:type="dxa"/>
          </w:tcPr>
          <w:p w14:paraId="0493D3C2" w14:textId="327E8C4B" w:rsidR="7500CCF5" w:rsidRDefault="008B1651"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56</w:t>
            </w:r>
          </w:p>
        </w:tc>
      </w:tr>
      <w:tr w:rsidR="7500CCF5" w14:paraId="47FFA76F"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65EFA73A" w14:textId="3B7623EF" w:rsidR="7500CCF5" w:rsidRDefault="7CC5B521" w:rsidP="7CC5B521">
            <w:pPr>
              <w:spacing w:after="160" w:line="259" w:lineRule="auto"/>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b w:val="0"/>
                <w:bCs w:val="0"/>
                <w:color w:val="000000" w:themeColor="text1"/>
                <w:sz w:val="24"/>
                <w:szCs w:val="24"/>
              </w:rPr>
              <w:t xml:space="preserve">Fig 24: State diagram of </w:t>
            </w:r>
            <w:proofErr w:type="spellStart"/>
            <w:r w:rsidRPr="7CC5B521">
              <w:rPr>
                <w:rFonts w:ascii="Times New Roman" w:eastAsia="Times New Roman" w:hAnsi="Times New Roman" w:cs="Times New Roman"/>
                <w:b w:val="0"/>
                <w:bCs w:val="0"/>
                <w:color w:val="000000" w:themeColor="text1"/>
                <w:sz w:val="24"/>
                <w:szCs w:val="24"/>
              </w:rPr>
              <w:t>UserAccount</w:t>
            </w:r>
            <w:proofErr w:type="spellEnd"/>
          </w:p>
        </w:tc>
        <w:tc>
          <w:tcPr>
            <w:tcW w:w="1365" w:type="dxa"/>
          </w:tcPr>
          <w:p w14:paraId="217BCE5B" w14:textId="0534FCD4" w:rsidR="7500CCF5" w:rsidRDefault="008B1651"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57</w:t>
            </w:r>
          </w:p>
        </w:tc>
      </w:tr>
      <w:tr w:rsidR="7500CCF5" w14:paraId="4A8359BB"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60C313DB" w14:textId="4B512DE1"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p>
        </w:tc>
        <w:tc>
          <w:tcPr>
            <w:tcW w:w="1365" w:type="dxa"/>
          </w:tcPr>
          <w:p w14:paraId="1FD1FF91" w14:textId="5537A45A"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3C89775F"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23495344" w14:textId="69F77DBA" w:rsidR="7500CCF5" w:rsidRDefault="4CB70E71" w:rsidP="4CB70E71">
            <w:pPr>
              <w:spacing w:after="160" w:line="259" w:lineRule="auto"/>
              <w:rPr>
                <w:rFonts w:ascii="Times New Roman" w:eastAsia="Times New Roman" w:hAnsi="Times New Roman" w:cs="Times New Roman"/>
                <w:b w:val="0"/>
                <w:bCs w:val="0"/>
                <w:color w:val="7030A0"/>
                <w:sz w:val="24"/>
                <w:szCs w:val="24"/>
              </w:rPr>
            </w:pPr>
            <w:r w:rsidRPr="4CB70E71">
              <w:rPr>
                <w:rFonts w:ascii="Times New Roman" w:eastAsia="Times New Roman" w:hAnsi="Times New Roman" w:cs="Times New Roman"/>
                <w:color w:val="7030A0"/>
                <w:sz w:val="24"/>
                <w:szCs w:val="24"/>
              </w:rPr>
              <w:t>Analysis Object Model</w:t>
            </w:r>
          </w:p>
        </w:tc>
        <w:tc>
          <w:tcPr>
            <w:tcW w:w="1365" w:type="dxa"/>
          </w:tcPr>
          <w:p w14:paraId="302F7669" w14:textId="095D9B89"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0F9BFAF4"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6234B2D5" w14:textId="35220501"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25: Initial class diagram</w:t>
            </w:r>
          </w:p>
        </w:tc>
        <w:tc>
          <w:tcPr>
            <w:tcW w:w="1365" w:type="dxa"/>
          </w:tcPr>
          <w:p w14:paraId="2AA97DAF" w14:textId="5885519E"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58</w:t>
            </w:r>
          </w:p>
        </w:tc>
      </w:tr>
      <w:tr w:rsidR="7500CCF5" w14:paraId="7EB86511"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7F3163D0" w14:textId="18218DB3"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26: Final class Diagram</w:t>
            </w:r>
          </w:p>
        </w:tc>
        <w:tc>
          <w:tcPr>
            <w:tcW w:w="1365" w:type="dxa"/>
          </w:tcPr>
          <w:p w14:paraId="2539F2B5" w14:textId="59E0AF1E"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59</w:t>
            </w:r>
          </w:p>
        </w:tc>
      </w:tr>
      <w:tr w:rsidR="7500CCF5" w14:paraId="6708FAF9"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70AF2AC8" w14:textId="2CCA0E93"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27: Class, Attribute and operation</w:t>
            </w:r>
          </w:p>
        </w:tc>
        <w:tc>
          <w:tcPr>
            <w:tcW w:w="1365" w:type="dxa"/>
          </w:tcPr>
          <w:p w14:paraId="76CB8267" w14:textId="6D9DAF94"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60</w:t>
            </w:r>
          </w:p>
        </w:tc>
      </w:tr>
      <w:tr w:rsidR="7500CCF5" w14:paraId="7070519C"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09105F49" w14:textId="50BD69CB"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28: Object diagram of customer and checking account</w:t>
            </w:r>
          </w:p>
        </w:tc>
        <w:tc>
          <w:tcPr>
            <w:tcW w:w="1365" w:type="dxa"/>
          </w:tcPr>
          <w:p w14:paraId="175E832C" w14:textId="2EEEFE95"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62</w:t>
            </w:r>
          </w:p>
        </w:tc>
      </w:tr>
      <w:tr w:rsidR="7500CCF5" w14:paraId="04DAE3DB"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131222A0" w14:textId="3041E0F1"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29: Object diagram of customer and saving account</w:t>
            </w:r>
          </w:p>
        </w:tc>
        <w:tc>
          <w:tcPr>
            <w:tcW w:w="1365" w:type="dxa"/>
          </w:tcPr>
          <w:p w14:paraId="7F434A8D" w14:textId="71247D91"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62</w:t>
            </w:r>
          </w:p>
        </w:tc>
      </w:tr>
      <w:tr w:rsidR="7500CCF5" w14:paraId="2397250E"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5E4ADCB1" w14:textId="02764EDC"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30: Object diagram of customer and transaction</w:t>
            </w:r>
          </w:p>
        </w:tc>
        <w:tc>
          <w:tcPr>
            <w:tcW w:w="1365" w:type="dxa"/>
          </w:tcPr>
          <w:p w14:paraId="369642CC" w14:textId="115000D7"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63</w:t>
            </w:r>
          </w:p>
        </w:tc>
      </w:tr>
      <w:tr w:rsidR="7500CCF5" w14:paraId="2B5592A1"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6952B3DB" w14:textId="26F78891" w:rsidR="7500CCF5" w:rsidRDefault="7CC5B521" w:rsidP="7CC5B521">
            <w:pPr>
              <w:spacing w:after="160" w:line="259" w:lineRule="auto"/>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b w:val="0"/>
                <w:bCs w:val="0"/>
                <w:color w:val="000000" w:themeColor="text1"/>
                <w:sz w:val="24"/>
                <w:szCs w:val="24"/>
              </w:rPr>
              <w:t xml:space="preserve">Fig 31: Object diagram of customer and </w:t>
            </w:r>
            <w:proofErr w:type="spellStart"/>
            <w:r w:rsidRPr="7CC5B521">
              <w:rPr>
                <w:rFonts w:ascii="Times New Roman" w:eastAsia="Times New Roman" w:hAnsi="Times New Roman" w:cs="Times New Roman"/>
                <w:b w:val="0"/>
                <w:bCs w:val="0"/>
                <w:color w:val="000000" w:themeColor="text1"/>
                <w:sz w:val="24"/>
                <w:szCs w:val="24"/>
              </w:rPr>
              <w:t>debitCard</w:t>
            </w:r>
            <w:proofErr w:type="spellEnd"/>
          </w:p>
        </w:tc>
        <w:tc>
          <w:tcPr>
            <w:tcW w:w="1365" w:type="dxa"/>
          </w:tcPr>
          <w:p w14:paraId="00A1603A" w14:textId="114E5F3C"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63</w:t>
            </w:r>
          </w:p>
        </w:tc>
      </w:tr>
      <w:tr w:rsidR="7500CCF5" w14:paraId="2CBA5B92"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4CED6D97" w14:textId="4CB06E5D"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32: Object diagram of customer and payment</w:t>
            </w:r>
          </w:p>
        </w:tc>
        <w:tc>
          <w:tcPr>
            <w:tcW w:w="1365" w:type="dxa"/>
          </w:tcPr>
          <w:p w14:paraId="3C86C7D7" w14:textId="2B57B2FB"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64</w:t>
            </w:r>
          </w:p>
        </w:tc>
      </w:tr>
      <w:tr w:rsidR="7500CCF5" w14:paraId="510BB0CE"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6CEAAC36" w14:textId="3B11DBF8"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33: Object diagram of customer and payee</w:t>
            </w:r>
          </w:p>
        </w:tc>
        <w:tc>
          <w:tcPr>
            <w:tcW w:w="1365" w:type="dxa"/>
          </w:tcPr>
          <w:p w14:paraId="2F283D99" w14:textId="094CBF59"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65</w:t>
            </w:r>
          </w:p>
        </w:tc>
      </w:tr>
      <w:tr w:rsidR="7500CCF5" w14:paraId="6A89439B"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34104018" w14:textId="3941B3BE"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34: Object diagram of customer and check</w:t>
            </w:r>
          </w:p>
        </w:tc>
        <w:tc>
          <w:tcPr>
            <w:tcW w:w="1365" w:type="dxa"/>
          </w:tcPr>
          <w:p w14:paraId="72EBE86B" w14:textId="6251A66A"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65</w:t>
            </w:r>
          </w:p>
        </w:tc>
      </w:tr>
      <w:tr w:rsidR="7500CCF5" w14:paraId="2F09C329"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043FEEC4" w14:textId="3879E0A4"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35: Object diagram of transaction, checking account and saving account</w:t>
            </w:r>
          </w:p>
        </w:tc>
        <w:tc>
          <w:tcPr>
            <w:tcW w:w="1365" w:type="dxa"/>
          </w:tcPr>
          <w:p w14:paraId="030472CA" w14:textId="6A68133A"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66</w:t>
            </w:r>
          </w:p>
        </w:tc>
      </w:tr>
      <w:tr w:rsidR="7500CCF5" w14:paraId="54D3A890"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345BD59A" w14:textId="0EFC222A"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36: Object diagram of checking account, check and payment</w:t>
            </w:r>
          </w:p>
        </w:tc>
        <w:tc>
          <w:tcPr>
            <w:tcW w:w="1365" w:type="dxa"/>
          </w:tcPr>
          <w:p w14:paraId="49A59447" w14:textId="3D9DBBD4"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66</w:t>
            </w:r>
          </w:p>
        </w:tc>
      </w:tr>
      <w:tr w:rsidR="7500CCF5" w14:paraId="4B7DD9CE"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689A2739" w14:textId="5F51AB71"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37: Object diagram of checking account and debit card</w:t>
            </w:r>
          </w:p>
        </w:tc>
        <w:tc>
          <w:tcPr>
            <w:tcW w:w="1365" w:type="dxa"/>
          </w:tcPr>
          <w:p w14:paraId="4E2FB7A6" w14:textId="188E6DB4"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67</w:t>
            </w:r>
          </w:p>
        </w:tc>
      </w:tr>
      <w:tr w:rsidR="7500CCF5" w14:paraId="1E4E9630"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40B41879" w14:textId="4352F523"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38: Object diagram of saving account and debit card</w:t>
            </w:r>
          </w:p>
        </w:tc>
        <w:tc>
          <w:tcPr>
            <w:tcW w:w="1365" w:type="dxa"/>
          </w:tcPr>
          <w:p w14:paraId="50752CFE" w14:textId="174F0004"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67</w:t>
            </w:r>
          </w:p>
        </w:tc>
      </w:tr>
      <w:tr w:rsidR="7500CCF5" w14:paraId="2D7D2CB2"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154C9FC6" w14:textId="64E21B22"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39: Object diagram of payee and payment</w:t>
            </w:r>
          </w:p>
        </w:tc>
        <w:tc>
          <w:tcPr>
            <w:tcW w:w="1365" w:type="dxa"/>
          </w:tcPr>
          <w:p w14:paraId="6562FDEC" w14:textId="4CC04CA1"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68</w:t>
            </w:r>
          </w:p>
        </w:tc>
      </w:tr>
      <w:tr w:rsidR="7500CCF5" w14:paraId="78728592"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7C8DAF1F" w14:textId="30757FA1" w:rsidR="7500CCF5" w:rsidRDefault="7CC5B521" w:rsidP="7CC5B521">
            <w:pPr>
              <w:spacing w:after="160" w:line="259" w:lineRule="auto"/>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b w:val="0"/>
                <w:bCs w:val="0"/>
                <w:color w:val="000000" w:themeColor="text1"/>
                <w:sz w:val="24"/>
                <w:szCs w:val="24"/>
              </w:rPr>
              <w:t xml:space="preserve">Fig 40: Object diagram of customer and </w:t>
            </w:r>
            <w:proofErr w:type="spellStart"/>
            <w:r w:rsidRPr="7CC5B521">
              <w:rPr>
                <w:rFonts w:ascii="Times New Roman" w:eastAsia="Times New Roman" w:hAnsi="Times New Roman" w:cs="Times New Roman"/>
                <w:b w:val="0"/>
                <w:bCs w:val="0"/>
                <w:color w:val="000000" w:themeColor="text1"/>
                <w:sz w:val="24"/>
                <w:szCs w:val="24"/>
              </w:rPr>
              <w:t>UserAccount</w:t>
            </w:r>
            <w:proofErr w:type="spellEnd"/>
          </w:p>
        </w:tc>
        <w:tc>
          <w:tcPr>
            <w:tcW w:w="1365" w:type="dxa"/>
          </w:tcPr>
          <w:p w14:paraId="7C6AA81F" w14:textId="133B53DD"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68</w:t>
            </w:r>
          </w:p>
        </w:tc>
      </w:tr>
      <w:tr w:rsidR="7500CCF5" w14:paraId="64EA861B"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2652E291" w14:textId="09DDCEA9"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p>
        </w:tc>
        <w:tc>
          <w:tcPr>
            <w:tcW w:w="1365" w:type="dxa"/>
          </w:tcPr>
          <w:p w14:paraId="71A61B43" w14:textId="391B05CC"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25B9CD65"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0DDF224B" w14:textId="0567C633" w:rsidR="7500CCF5" w:rsidRDefault="4CB70E71" w:rsidP="4CB70E71">
            <w:pPr>
              <w:spacing w:after="160" w:line="259" w:lineRule="auto"/>
              <w:rPr>
                <w:rFonts w:ascii="Times New Roman" w:eastAsia="Times New Roman" w:hAnsi="Times New Roman" w:cs="Times New Roman"/>
                <w:b w:val="0"/>
                <w:bCs w:val="0"/>
                <w:color w:val="7030A0"/>
                <w:sz w:val="24"/>
                <w:szCs w:val="24"/>
              </w:rPr>
            </w:pPr>
            <w:r w:rsidRPr="4CB70E71">
              <w:rPr>
                <w:rFonts w:ascii="Times New Roman" w:eastAsia="Times New Roman" w:hAnsi="Times New Roman" w:cs="Times New Roman"/>
                <w:color w:val="7030A0"/>
                <w:sz w:val="24"/>
                <w:szCs w:val="24"/>
              </w:rPr>
              <w:t>Object Design</w:t>
            </w:r>
          </w:p>
        </w:tc>
        <w:tc>
          <w:tcPr>
            <w:tcW w:w="1365" w:type="dxa"/>
          </w:tcPr>
          <w:p w14:paraId="36FA58C9" w14:textId="6F73984C"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313349AB"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32129D4E" w14:textId="29FF69C2" w:rsidR="7500CCF5" w:rsidRDefault="7CC5B521" w:rsidP="7CC5B521">
            <w:pPr>
              <w:spacing w:after="160" w:line="259" w:lineRule="auto"/>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b w:val="0"/>
                <w:bCs w:val="0"/>
                <w:color w:val="000000" w:themeColor="text1"/>
                <w:sz w:val="24"/>
                <w:szCs w:val="24"/>
              </w:rPr>
              <w:t xml:space="preserve">Fig 41: Adapter Design pattern for </w:t>
            </w:r>
            <w:proofErr w:type="spellStart"/>
            <w:r w:rsidRPr="7CC5B521">
              <w:rPr>
                <w:rFonts w:ascii="Times New Roman" w:eastAsia="Times New Roman" w:hAnsi="Times New Roman" w:cs="Times New Roman"/>
                <w:b w:val="0"/>
                <w:bCs w:val="0"/>
                <w:color w:val="000000" w:themeColor="text1"/>
                <w:sz w:val="24"/>
                <w:szCs w:val="24"/>
              </w:rPr>
              <w:t>UserAccount</w:t>
            </w:r>
            <w:proofErr w:type="spellEnd"/>
          </w:p>
        </w:tc>
        <w:tc>
          <w:tcPr>
            <w:tcW w:w="1365" w:type="dxa"/>
          </w:tcPr>
          <w:p w14:paraId="0FDE4993" w14:textId="28C54166"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69</w:t>
            </w:r>
          </w:p>
        </w:tc>
      </w:tr>
      <w:tr w:rsidR="7500CCF5" w14:paraId="779EECE4"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633F9B21" w14:textId="79A33B4A"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p>
        </w:tc>
        <w:tc>
          <w:tcPr>
            <w:tcW w:w="1365" w:type="dxa"/>
          </w:tcPr>
          <w:p w14:paraId="17247988" w14:textId="1A62DB8C"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02F2462E"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0804FF10" w14:textId="38928502" w:rsidR="7500CCF5" w:rsidRDefault="4CB70E71" w:rsidP="4CB70E71">
            <w:pPr>
              <w:spacing w:after="160" w:line="259" w:lineRule="auto"/>
              <w:rPr>
                <w:rFonts w:ascii="Times New Roman" w:eastAsia="Times New Roman" w:hAnsi="Times New Roman" w:cs="Times New Roman"/>
                <w:b w:val="0"/>
                <w:bCs w:val="0"/>
                <w:color w:val="7030A0"/>
                <w:sz w:val="24"/>
                <w:szCs w:val="24"/>
              </w:rPr>
            </w:pPr>
            <w:r w:rsidRPr="4CB70E71">
              <w:rPr>
                <w:rFonts w:ascii="Times New Roman" w:eastAsia="Times New Roman" w:hAnsi="Times New Roman" w:cs="Times New Roman"/>
                <w:color w:val="7030A0"/>
                <w:sz w:val="24"/>
                <w:szCs w:val="24"/>
              </w:rPr>
              <w:t>System Design</w:t>
            </w:r>
          </w:p>
        </w:tc>
        <w:tc>
          <w:tcPr>
            <w:tcW w:w="1365" w:type="dxa"/>
          </w:tcPr>
          <w:p w14:paraId="67C0FEFF" w14:textId="715410DF" w:rsidR="7500CCF5" w:rsidRDefault="7500CCF5"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1DBB68AA" w14:textId="77777777" w:rsidTr="7CC5B521">
        <w:tc>
          <w:tcPr>
            <w:cnfStyle w:val="001000000000" w:firstRow="0" w:lastRow="0" w:firstColumn="1" w:lastColumn="0" w:oddVBand="0" w:evenVBand="0" w:oddHBand="0" w:evenHBand="0" w:firstRowFirstColumn="0" w:firstRowLastColumn="0" w:lastRowFirstColumn="0" w:lastRowLastColumn="0"/>
            <w:tcW w:w="7665" w:type="dxa"/>
          </w:tcPr>
          <w:p w14:paraId="28CFFEAB" w14:textId="668AAA73"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b w:val="0"/>
                <w:bCs w:val="0"/>
                <w:color w:val="000000" w:themeColor="text1"/>
                <w:sz w:val="24"/>
                <w:szCs w:val="24"/>
              </w:rPr>
              <w:t>Fig 42: UML deployment diagram for client server base</w:t>
            </w:r>
          </w:p>
        </w:tc>
        <w:tc>
          <w:tcPr>
            <w:tcW w:w="1365" w:type="dxa"/>
          </w:tcPr>
          <w:p w14:paraId="6E7DF2E0" w14:textId="5689E5A6" w:rsidR="7500CCF5" w:rsidRDefault="00364B5B" w:rsidP="00364B5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76</w:t>
            </w:r>
          </w:p>
        </w:tc>
      </w:tr>
    </w:tbl>
    <w:p w14:paraId="5FA163CB" w14:textId="66406D3A" w:rsidR="7500CCF5" w:rsidRDefault="7500CCF5" w:rsidP="7500CCF5">
      <w:pPr>
        <w:rPr>
          <w:rFonts w:ascii="Times New Roman" w:eastAsia="Times New Roman" w:hAnsi="Times New Roman" w:cs="Times New Roman"/>
          <w:color w:val="000000" w:themeColor="text1"/>
          <w:sz w:val="24"/>
          <w:szCs w:val="24"/>
        </w:rPr>
      </w:pPr>
    </w:p>
    <w:p w14:paraId="7BE083C8" w14:textId="35A1A1B6" w:rsidR="7500CCF5" w:rsidRDefault="7500CCF5" w:rsidP="7500CCF5">
      <w:pPr>
        <w:jc w:val="both"/>
        <w:rPr>
          <w:rFonts w:ascii="Times New Roman" w:eastAsia="Times New Roman" w:hAnsi="Times New Roman" w:cs="Times New Roman"/>
          <w:color w:val="000000" w:themeColor="text1"/>
          <w:sz w:val="24"/>
          <w:szCs w:val="24"/>
        </w:rPr>
      </w:pPr>
    </w:p>
    <w:p w14:paraId="12A7BC0D" w14:textId="0539FD6B" w:rsidR="7500CCF5" w:rsidRDefault="7500CCF5" w:rsidP="7500CCF5">
      <w:pPr>
        <w:jc w:val="both"/>
        <w:rPr>
          <w:rFonts w:ascii="Times New Roman" w:eastAsia="Times New Roman" w:hAnsi="Times New Roman" w:cs="Times New Roman"/>
          <w:color w:val="000000" w:themeColor="text1"/>
          <w:sz w:val="24"/>
          <w:szCs w:val="24"/>
        </w:rPr>
      </w:pPr>
    </w:p>
    <w:p w14:paraId="2F2E191E" w14:textId="1456CFF1" w:rsidR="7500CCF5" w:rsidRDefault="7500CCF5" w:rsidP="7500CCF5">
      <w:pPr>
        <w:jc w:val="both"/>
        <w:rPr>
          <w:rFonts w:ascii="Times New Roman" w:eastAsia="Times New Roman" w:hAnsi="Times New Roman" w:cs="Times New Roman"/>
          <w:color w:val="000000" w:themeColor="text1"/>
          <w:sz w:val="24"/>
          <w:szCs w:val="24"/>
        </w:rPr>
      </w:pPr>
    </w:p>
    <w:p w14:paraId="34A513F9" w14:textId="79715556" w:rsidR="7500CCF5" w:rsidRDefault="7500CCF5" w:rsidP="7500CCF5">
      <w:pPr>
        <w:jc w:val="both"/>
        <w:rPr>
          <w:rFonts w:ascii="Times New Roman" w:eastAsia="Times New Roman" w:hAnsi="Times New Roman" w:cs="Times New Roman"/>
          <w:color w:val="000000" w:themeColor="text1"/>
          <w:sz w:val="24"/>
          <w:szCs w:val="24"/>
        </w:rPr>
      </w:pPr>
    </w:p>
    <w:p w14:paraId="25279B0A" w14:textId="35468E3B" w:rsidR="7500CCF5" w:rsidRDefault="7500CCF5" w:rsidP="7500CCF5">
      <w:pPr>
        <w:jc w:val="both"/>
        <w:rPr>
          <w:rFonts w:ascii="Times New Roman" w:eastAsia="Times New Roman" w:hAnsi="Times New Roman" w:cs="Times New Roman"/>
          <w:color w:val="000000" w:themeColor="text1"/>
          <w:sz w:val="24"/>
          <w:szCs w:val="24"/>
        </w:rPr>
      </w:pPr>
    </w:p>
    <w:p w14:paraId="04CD1632" w14:textId="5AEB1711" w:rsidR="7500CCF5" w:rsidRDefault="7500CCF5" w:rsidP="7500CCF5">
      <w:pPr>
        <w:jc w:val="both"/>
        <w:rPr>
          <w:rFonts w:ascii="Times New Roman" w:eastAsia="Times New Roman" w:hAnsi="Times New Roman" w:cs="Times New Roman"/>
          <w:color w:val="000000" w:themeColor="text1"/>
          <w:sz w:val="24"/>
          <w:szCs w:val="24"/>
        </w:rPr>
      </w:pPr>
    </w:p>
    <w:p w14:paraId="06E39E82" w14:textId="07790545" w:rsidR="7500CCF5" w:rsidRDefault="7500CCF5" w:rsidP="7500CCF5">
      <w:pPr>
        <w:jc w:val="both"/>
        <w:rPr>
          <w:rFonts w:ascii="Times New Roman" w:eastAsia="Times New Roman" w:hAnsi="Times New Roman" w:cs="Times New Roman"/>
          <w:color w:val="000000" w:themeColor="text1"/>
          <w:sz w:val="24"/>
          <w:szCs w:val="24"/>
        </w:rPr>
      </w:pPr>
    </w:p>
    <w:p w14:paraId="3F544065" w14:textId="7A83D0CD" w:rsidR="7500CCF5" w:rsidRDefault="7500CCF5" w:rsidP="7500CCF5">
      <w:pPr>
        <w:jc w:val="both"/>
        <w:rPr>
          <w:rFonts w:ascii="Times New Roman" w:eastAsia="Times New Roman" w:hAnsi="Times New Roman" w:cs="Times New Roman"/>
          <w:color w:val="000000" w:themeColor="text1"/>
          <w:sz w:val="24"/>
          <w:szCs w:val="24"/>
        </w:rPr>
      </w:pPr>
    </w:p>
    <w:p w14:paraId="4F2B46E7" w14:textId="61E7DE0F" w:rsidR="7500CCF5" w:rsidRDefault="7500CCF5" w:rsidP="7500CCF5">
      <w:pPr>
        <w:jc w:val="both"/>
        <w:rPr>
          <w:rFonts w:ascii="Times New Roman" w:eastAsia="Times New Roman" w:hAnsi="Times New Roman" w:cs="Times New Roman"/>
          <w:color w:val="000000" w:themeColor="text1"/>
          <w:sz w:val="24"/>
          <w:szCs w:val="24"/>
        </w:rPr>
      </w:pPr>
    </w:p>
    <w:p w14:paraId="1E904CD5" w14:textId="33249F24" w:rsidR="7500CCF5" w:rsidRDefault="7500CCF5" w:rsidP="7500CCF5">
      <w:pPr>
        <w:jc w:val="both"/>
        <w:rPr>
          <w:rFonts w:ascii="Times New Roman" w:eastAsia="Times New Roman" w:hAnsi="Times New Roman" w:cs="Times New Roman"/>
          <w:color w:val="000000" w:themeColor="text1"/>
          <w:sz w:val="24"/>
          <w:szCs w:val="24"/>
        </w:rPr>
      </w:pPr>
    </w:p>
    <w:p w14:paraId="38AC92FD" w14:textId="77841112" w:rsidR="7500CCF5" w:rsidRDefault="7500CCF5" w:rsidP="7500CCF5">
      <w:pPr>
        <w:jc w:val="both"/>
        <w:rPr>
          <w:rFonts w:ascii="Times New Roman" w:eastAsia="Times New Roman" w:hAnsi="Times New Roman" w:cs="Times New Roman"/>
          <w:color w:val="000000" w:themeColor="text1"/>
          <w:sz w:val="24"/>
          <w:szCs w:val="24"/>
        </w:rPr>
      </w:pPr>
    </w:p>
    <w:p w14:paraId="75DC7276" w14:textId="11109896" w:rsidR="7500CCF5" w:rsidRDefault="7500CCF5" w:rsidP="7500CCF5">
      <w:pPr>
        <w:jc w:val="both"/>
        <w:rPr>
          <w:rFonts w:ascii="Times New Roman" w:eastAsia="Times New Roman" w:hAnsi="Times New Roman" w:cs="Times New Roman"/>
          <w:color w:val="000000" w:themeColor="text1"/>
          <w:sz w:val="24"/>
          <w:szCs w:val="24"/>
        </w:rPr>
      </w:pPr>
    </w:p>
    <w:p w14:paraId="4D725D56" w14:textId="22DBE99D" w:rsidR="7500CCF5" w:rsidRDefault="7500CCF5" w:rsidP="7500CCF5">
      <w:pPr>
        <w:jc w:val="both"/>
        <w:rPr>
          <w:rFonts w:ascii="Times New Roman" w:eastAsia="Times New Roman" w:hAnsi="Times New Roman" w:cs="Times New Roman"/>
          <w:color w:val="000000" w:themeColor="text1"/>
          <w:sz w:val="24"/>
          <w:szCs w:val="24"/>
        </w:rPr>
      </w:pPr>
    </w:p>
    <w:p w14:paraId="3FEBE832" w14:textId="01227A9D" w:rsidR="7500CCF5" w:rsidRDefault="7500CCF5" w:rsidP="7500CCF5">
      <w:pPr>
        <w:jc w:val="both"/>
        <w:rPr>
          <w:rFonts w:ascii="Times New Roman" w:eastAsia="Times New Roman" w:hAnsi="Times New Roman" w:cs="Times New Roman"/>
          <w:color w:val="000000" w:themeColor="text1"/>
          <w:sz w:val="24"/>
          <w:szCs w:val="24"/>
        </w:rPr>
      </w:pPr>
    </w:p>
    <w:p w14:paraId="286EFC3D" w14:textId="2A7373C6" w:rsidR="7500CCF5" w:rsidRDefault="7500CCF5" w:rsidP="7500CCF5">
      <w:pPr>
        <w:jc w:val="both"/>
        <w:rPr>
          <w:rFonts w:ascii="Times New Roman" w:eastAsia="Times New Roman" w:hAnsi="Times New Roman" w:cs="Times New Roman"/>
          <w:color w:val="000000" w:themeColor="text1"/>
          <w:sz w:val="24"/>
          <w:szCs w:val="24"/>
        </w:rPr>
      </w:pPr>
    </w:p>
    <w:p w14:paraId="4CCBCD5B" w14:textId="333EED10" w:rsidR="7500CCF5" w:rsidRDefault="7500CCF5" w:rsidP="7500CCF5">
      <w:pPr>
        <w:jc w:val="both"/>
        <w:rPr>
          <w:rFonts w:ascii="Times New Roman" w:eastAsia="Times New Roman" w:hAnsi="Times New Roman" w:cs="Times New Roman"/>
          <w:color w:val="000000" w:themeColor="text1"/>
          <w:sz w:val="24"/>
          <w:szCs w:val="24"/>
        </w:rPr>
      </w:pPr>
    </w:p>
    <w:p w14:paraId="5618AE28" w14:textId="3D65F395" w:rsidR="7500CCF5" w:rsidRDefault="7500CCF5" w:rsidP="7500CCF5">
      <w:pPr>
        <w:jc w:val="both"/>
        <w:rPr>
          <w:rFonts w:ascii="Times New Roman" w:eastAsia="Times New Roman" w:hAnsi="Times New Roman" w:cs="Times New Roman"/>
          <w:color w:val="000000" w:themeColor="text1"/>
          <w:sz w:val="24"/>
          <w:szCs w:val="24"/>
        </w:rPr>
      </w:pPr>
    </w:p>
    <w:p w14:paraId="6089D65F" w14:textId="68558BBE" w:rsidR="7500CCF5" w:rsidRDefault="7500CCF5" w:rsidP="0AAFF864">
      <w:pPr>
        <w:jc w:val="both"/>
        <w:rPr>
          <w:rFonts w:ascii="Times New Roman" w:eastAsia="Times New Roman" w:hAnsi="Times New Roman" w:cs="Times New Roman"/>
          <w:color w:val="000000" w:themeColor="text1"/>
          <w:sz w:val="24"/>
          <w:szCs w:val="24"/>
        </w:rPr>
      </w:pPr>
    </w:p>
    <w:p w14:paraId="092FDDAF" w14:textId="34934BA2" w:rsidR="0AAFF864" w:rsidRDefault="0AAFF864" w:rsidP="0AAFF864">
      <w:pPr>
        <w:jc w:val="both"/>
        <w:rPr>
          <w:rFonts w:ascii="Times New Roman" w:eastAsia="Times New Roman" w:hAnsi="Times New Roman" w:cs="Times New Roman"/>
          <w:color w:val="000000" w:themeColor="text1"/>
          <w:sz w:val="24"/>
          <w:szCs w:val="24"/>
        </w:rPr>
      </w:pPr>
    </w:p>
    <w:p w14:paraId="1359215A" w14:textId="359F2DA5" w:rsidR="0AAFF864" w:rsidRDefault="0AAFF864" w:rsidP="0AAFF864">
      <w:pPr>
        <w:jc w:val="both"/>
        <w:rPr>
          <w:rFonts w:ascii="Times New Roman" w:eastAsia="Times New Roman" w:hAnsi="Times New Roman" w:cs="Times New Roman"/>
          <w:color w:val="000000" w:themeColor="text1"/>
          <w:sz w:val="24"/>
          <w:szCs w:val="24"/>
        </w:rPr>
      </w:pPr>
    </w:p>
    <w:p w14:paraId="199B5647" w14:textId="6249D94D" w:rsidR="7500CCF5" w:rsidRDefault="7500CCF5" w:rsidP="30985F5A">
      <w:pPr>
        <w:jc w:val="both"/>
        <w:rPr>
          <w:rFonts w:ascii="Times New Roman" w:eastAsia="Times New Roman" w:hAnsi="Times New Roman" w:cs="Times New Roman"/>
          <w:color w:val="000000" w:themeColor="text1"/>
          <w:sz w:val="24"/>
          <w:szCs w:val="24"/>
        </w:rPr>
      </w:pPr>
    </w:p>
    <w:tbl>
      <w:tblPr>
        <w:tblStyle w:val="PlainTable2"/>
        <w:tblW w:w="0" w:type="auto"/>
        <w:tblLayout w:type="fixed"/>
        <w:tblLook w:val="06A0" w:firstRow="1" w:lastRow="0" w:firstColumn="1" w:lastColumn="0" w:noHBand="1" w:noVBand="1"/>
      </w:tblPr>
      <w:tblGrid>
        <w:gridCol w:w="1155"/>
        <w:gridCol w:w="6825"/>
        <w:gridCol w:w="1380"/>
      </w:tblGrid>
      <w:tr w:rsidR="7500CCF5" w14:paraId="0FDF3185"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shd w:val="clear" w:color="auto" w:fill="9CC2E5" w:themeFill="accent1" w:themeFillTint="99"/>
          </w:tcPr>
          <w:p w14:paraId="5E86D061" w14:textId="1E997D9D"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shd w:val="clear" w:color="auto" w:fill="9CC2E5" w:themeFill="accent1" w:themeFillTint="99"/>
          </w:tcPr>
          <w:p w14:paraId="33B7E4B7" w14:textId="78090D96" w:rsidR="7500CCF5" w:rsidRDefault="7500CCF5" w:rsidP="7500CCF5">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LIST OF CONTENTS</w:t>
            </w:r>
          </w:p>
        </w:tc>
        <w:tc>
          <w:tcPr>
            <w:tcW w:w="1380" w:type="dxa"/>
            <w:shd w:val="clear" w:color="auto" w:fill="9CC2E5" w:themeFill="accent1" w:themeFillTint="99"/>
          </w:tcPr>
          <w:p w14:paraId="33F9CBF7" w14:textId="32871B5D" w:rsidR="7500CCF5" w:rsidRDefault="7500CCF5" w:rsidP="7500CCF5">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7500CCF5" w14:paraId="002FB9FE" w14:textId="77777777" w:rsidTr="7CC5B521">
        <w:tc>
          <w:tcPr>
            <w:cnfStyle w:val="001000000000" w:firstRow="0" w:lastRow="0" w:firstColumn="1" w:lastColumn="0" w:oddVBand="0" w:evenVBand="0" w:oddHBand="0" w:evenHBand="0" w:firstRowFirstColumn="0" w:firstRowLastColumn="0" w:lastRowFirstColumn="0" w:lastRowLastColumn="0"/>
            <w:tcW w:w="1155" w:type="dxa"/>
            <w:shd w:val="clear" w:color="auto" w:fill="F7CAAC" w:themeFill="accent2" w:themeFillTint="66"/>
          </w:tcPr>
          <w:p w14:paraId="3A727F4D" w14:textId="618E5534"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r w:rsidRPr="7500CCF5">
              <w:rPr>
                <w:rFonts w:ascii="Times New Roman" w:eastAsia="Times New Roman" w:hAnsi="Times New Roman" w:cs="Times New Roman"/>
                <w:color w:val="000000" w:themeColor="text1"/>
                <w:sz w:val="24"/>
                <w:szCs w:val="24"/>
              </w:rPr>
              <w:t>SR NO.</w:t>
            </w:r>
          </w:p>
        </w:tc>
        <w:tc>
          <w:tcPr>
            <w:tcW w:w="6825" w:type="dxa"/>
            <w:shd w:val="clear" w:color="auto" w:fill="F7CAAC" w:themeFill="accent2" w:themeFillTint="66"/>
          </w:tcPr>
          <w:p w14:paraId="30A60BAD" w14:textId="541486BD" w:rsidR="7500CCF5" w:rsidRDefault="7500CCF5" w:rsidP="7500CC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b/>
                <w:bCs/>
                <w:color w:val="000000" w:themeColor="text1"/>
                <w:sz w:val="24"/>
                <w:szCs w:val="24"/>
              </w:rPr>
              <w:t>TITLE</w:t>
            </w:r>
          </w:p>
        </w:tc>
        <w:tc>
          <w:tcPr>
            <w:tcW w:w="1380" w:type="dxa"/>
            <w:shd w:val="clear" w:color="auto" w:fill="F7CAAC" w:themeFill="accent2" w:themeFillTint="66"/>
          </w:tcPr>
          <w:p w14:paraId="28501C50" w14:textId="40BCD73A" w:rsidR="7500CCF5" w:rsidRDefault="7500CCF5" w:rsidP="7500CC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b/>
                <w:bCs/>
                <w:color w:val="000000" w:themeColor="text1"/>
                <w:sz w:val="24"/>
                <w:szCs w:val="24"/>
              </w:rPr>
              <w:t>PAGE NO.</w:t>
            </w:r>
          </w:p>
        </w:tc>
      </w:tr>
      <w:tr w:rsidR="7500CCF5" w14:paraId="3002A1D3"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574F5B3F" w14:textId="55F6F124"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p>
        </w:tc>
        <w:tc>
          <w:tcPr>
            <w:tcW w:w="6825" w:type="dxa"/>
          </w:tcPr>
          <w:p w14:paraId="283F1DD2" w14:textId="56DEFC32"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b/>
                <w:bCs/>
                <w:color w:val="000000" w:themeColor="text1"/>
                <w:sz w:val="24"/>
                <w:szCs w:val="24"/>
              </w:rPr>
              <w:t>Cover Page</w:t>
            </w:r>
          </w:p>
        </w:tc>
        <w:tc>
          <w:tcPr>
            <w:tcW w:w="1380" w:type="dxa"/>
          </w:tcPr>
          <w:p w14:paraId="12E1898C" w14:textId="67D7C206"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w:t>
            </w:r>
          </w:p>
        </w:tc>
      </w:tr>
      <w:tr w:rsidR="7500CCF5" w14:paraId="54E19BA1"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67FA0205" w14:textId="6339C45C"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p>
        </w:tc>
        <w:tc>
          <w:tcPr>
            <w:tcW w:w="6825" w:type="dxa"/>
          </w:tcPr>
          <w:p w14:paraId="0A97ED73" w14:textId="348E6ED3"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b/>
                <w:bCs/>
                <w:color w:val="000000" w:themeColor="text1"/>
                <w:sz w:val="24"/>
                <w:szCs w:val="24"/>
              </w:rPr>
              <w:t>List of Table</w:t>
            </w:r>
          </w:p>
        </w:tc>
        <w:tc>
          <w:tcPr>
            <w:tcW w:w="1380" w:type="dxa"/>
          </w:tcPr>
          <w:p w14:paraId="6537DA77" w14:textId="7EB2292E"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2</w:t>
            </w:r>
          </w:p>
        </w:tc>
      </w:tr>
      <w:tr w:rsidR="7500CCF5" w14:paraId="0A54A403"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39F2173C" w14:textId="5B2D2381" w:rsidR="7500CCF5" w:rsidRDefault="7500CCF5" w:rsidP="7500CCF5">
            <w:pPr>
              <w:spacing w:after="160" w:line="259" w:lineRule="auto"/>
              <w:rPr>
                <w:rFonts w:ascii="Times New Roman" w:eastAsia="Times New Roman" w:hAnsi="Times New Roman" w:cs="Times New Roman"/>
                <w:b w:val="0"/>
                <w:bCs w:val="0"/>
                <w:color w:val="000000" w:themeColor="text1"/>
                <w:sz w:val="24"/>
                <w:szCs w:val="24"/>
              </w:rPr>
            </w:pPr>
          </w:p>
        </w:tc>
        <w:tc>
          <w:tcPr>
            <w:tcW w:w="6825" w:type="dxa"/>
          </w:tcPr>
          <w:p w14:paraId="1F873537" w14:textId="36D6DFB6"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b/>
                <w:bCs/>
                <w:color w:val="000000" w:themeColor="text1"/>
                <w:sz w:val="24"/>
                <w:szCs w:val="24"/>
              </w:rPr>
              <w:t>List   of Figure</w:t>
            </w:r>
          </w:p>
        </w:tc>
        <w:tc>
          <w:tcPr>
            <w:tcW w:w="1380" w:type="dxa"/>
          </w:tcPr>
          <w:p w14:paraId="67DC87EA" w14:textId="2DBA8ACF"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5</w:t>
            </w:r>
          </w:p>
        </w:tc>
      </w:tr>
      <w:tr w:rsidR="7500CCF5" w14:paraId="44BB6732"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6711E700" w14:textId="33BCCF95"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5A3FB074" w14:textId="55AB44C3" w:rsidR="7500CCF5" w:rsidRDefault="4CB70E71" w:rsidP="4CB70E71">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4CB70E71">
              <w:rPr>
                <w:rFonts w:ascii="Times New Roman" w:eastAsia="Times New Roman" w:hAnsi="Times New Roman" w:cs="Times New Roman"/>
                <w:b/>
                <w:bCs/>
                <w:color w:val="000000" w:themeColor="text1"/>
                <w:sz w:val="24"/>
                <w:szCs w:val="24"/>
              </w:rPr>
              <w:t>Online Banking System</w:t>
            </w:r>
          </w:p>
        </w:tc>
        <w:tc>
          <w:tcPr>
            <w:tcW w:w="1380" w:type="dxa"/>
          </w:tcPr>
          <w:p w14:paraId="12E777EF" w14:textId="63C23B93"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10</w:t>
            </w:r>
          </w:p>
        </w:tc>
      </w:tr>
      <w:tr w:rsidR="7500CCF5" w14:paraId="3A2ED5FC"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07F61C30" w14:textId="227D012C" w:rsidR="7500CCF5" w:rsidRDefault="7CC5B521" w:rsidP="7CC5B521">
            <w:pPr>
              <w:spacing w:after="160" w:line="259" w:lineRule="auto"/>
              <w:jc w:val="center"/>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color w:val="000000" w:themeColor="text1"/>
                <w:sz w:val="24"/>
                <w:szCs w:val="24"/>
              </w:rPr>
              <w:t>1</w:t>
            </w:r>
          </w:p>
        </w:tc>
        <w:tc>
          <w:tcPr>
            <w:tcW w:w="6825" w:type="dxa"/>
          </w:tcPr>
          <w:p w14:paraId="5B866E68" w14:textId="2DEB4169" w:rsidR="7500CCF5" w:rsidRDefault="7500CCF5"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b/>
                <w:bCs/>
                <w:color w:val="000000" w:themeColor="text1"/>
                <w:sz w:val="24"/>
                <w:szCs w:val="24"/>
              </w:rPr>
              <w:t>Problem Statement</w:t>
            </w:r>
          </w:p>
        </w:tc>
        <w:tc>
          <w:tcPr>
            <w:tcW w:w="1380" w:type="dxa"/>
          </w:tcPr>
          <w:p w14:paraId="30059C47" w14:textId="73B72C00"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10</w:t>
            </w:r>
          </w:p>
        </w:tc>
      </w:tr>
      <w:tr w:rsidR="7500CCF5" w14:paraId="0C0AE3AC"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27D3CF65" w14:textId="35860D94" w:rsidR="7500CCF5" w:rsidRDefault="7CC5B521" w:rsidP="7CC5B521">
            <w:pPr>
              <w:spacing w:after="160" w:line="259" w:lineRule="auto"/>
              <w:jc w:val="center"/>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color w:val="000000" w:themeColor="text1"/>
                <w:sz w:val="24"/>
                <w:szCs w:val="24"/>
              </w:rPr>
              <w:t>2</w:t>
            </w:r>
          </w:p>
        </w:tc>
        <w:tc>
          <w:tcPr>
            <w:tcW w:w="6825" w:type="dxa"/>
          </w:tcPr>
          <w:p w14:paraId="30BBD153" w14:textId="698F8AD2" w:rsidR="7500CCF5" w:rsidRDefault="7500CCF5"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b/>
                <w:bCs/>
                <w:color w:val="000000" w:themeColor="text1"/>
                <w:sz w:val="24"/>
                <w:szCs w:val="24"/>
              </w:rPr>
              <w:t>List of Activities [Functionality]</w:t>
            </w:r>
          </w:p>
        </w:tc>
        <w:tc>
          <w:tcPr>
            <w:tcW w:w="1380" w:type="dxa"/>
          </w:tcPr>
          <w:p w14:paraId="763AF353" w14:textId="03A34BC8"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10</w:t>
            </w:r>
          </w:p>
        </w:tc>
      </w:tr>
      <w:tr w:rsidR="7500CCF5" w14:paraId="51B67491"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650468CD" w14:textId="17C8A7D9" w:rsidR="7500CCF5" w:rsidRDefault="7CC5B521" w:rsidP="7CC5B521">
            <w:pPr>
              <w:spacing w:after="160" w:line="259" w:lineRule="auto"/>
              <w:jc w:val="center"/>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color w:val="000000" w:themeColor="text1"/>
                <w:sz w:val="24"/>
                <w:szCs w:val="24"/>
              </w:rPr>
              <w:t>3</w:t>
            </w:r>
          </w:p>
        </w:tc>
        <w:tc>
          <w:tcPr>
            <w:tcW w:w="6825" w:type="dxa"/>
          </w:tcPr>
          <w:p w14:paraId="76DD3027" w14:textId="34228A1F" w:rsidR="7500CCF5" w:rsidRDefault="7500CCF5"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b/>
                <w:bCs/>
                <w:color w:val="000000" w:themeColor="text1"/>
                <w:sz w:val="24"/>
                <w:szCs w:val="24"/>
              </w:rPr>
              <w:t xml:space="preserve">Analysis Model </w:t>
            </w:r>
          </w:p>
        </w:tc>
        <w:tc>
          <w:tcPr>
            <w:tcW w:w="1380" w:type="dxa"/>
          </w:tcPr>
          <w:p w14:paraId="3D51085E" w14:textId="344F8888"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11</w:t>
            </w:r>
          </w:p>
        </w:tc>
      </w:tr>
      <w:tr w:rsidR="7500CCF5" w14:paraId="6F71D764"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44FCF3C7" w14:textId="0FEA3080"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73FFB926" w14:textId="7178F5FB"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3.1 Sign Up</w:t>
            </w:r>
          </w:p>
        </w:tc>
        <w:tc>
          <w:tcPr>
            <w:tcW w:w="1380" w:type="dxa"/>
          </w:tcPr>
          <w:p w14:paraId="6931A8A9" w14:textId="7C249922"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11</w:t>
            </w:r>
          </w:p>
        </w:tc>
      </w:tr>
      <w:tr w:rsidR="7500CCF5" w14:paraId="75D0E22D"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6C68FA50" w14:textId="27B5A30A"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07BD7D58" w14:textId="3EC9A17E"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3.2 Login</w:t>
            </w:r>
          </w:p>
        </w:tc>
        <w:tc>
          <w:tcPr>
            <w:tcW w:w="1380" w:type="dxa"/>
          </w:tcPr>
          <w:p w14:paraId="09E3668F" w14:textId="6DB622C5"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15</w:t>
            </w:r>
          </w:p>
        </w:tc>
      </w:tr>
      <w:tr w:rsidR="7500CCF5" w14:paraId="3808E0B6"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61790DC0" w14:textId="7467D305"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22AF4D54" w14:textId="4410A438"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3.3 Change username</w:t>
            </w:r>
          </w:p>
        </w:tc>
        <w:tc>
          <w:tcPr>
            <w:tcW w:w="1380" w:type="dxa"/>
          </w:tcPr>
          <w:p w14:paraId="3094095A" w14:textId="41481F38"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19</w:t>
            </w:r>
          </w:p>
        </w:tc>
      </w:tr>
      <w:tr w:rsidR="7500CCF5" w14:paraId="4E503699"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46B6C1FD" w14:textId="611BCFE0"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13CF47FE" w14:textId="00CA9CF9"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3.4 Change Password</w:t>
            </w:r>
          </w:p>
        </w:tc>
        <w:tc>
          <w:tcPr>
            <w:tcW w:w="1380" w:type="dxa"/>
          </w:tcPr>
          <w:p w14:paraId="061F4405" w14:textId="3E8728F7"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23</w:t>
            </w:r>
          </w:p>
        </w:tc>
      </w:tr>
      <w:tr w:rsidR="7500CCF5" w14:paraId="3D9BEB2F"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770534CE" w14:textId="1CC755BE"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2447AA1D" w14:textId="6C7F894D"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3.5 Transfer Money</w:t>
            </w:r>
          </w:p>
        </w:tc>
        <w:tc>
          <w:tcPr>
            <w:tcW w:w="1380" w:type="dxa"/>
          </w:tcPr>
          <w:p w14:paraId="40FA10DE" w14:textId="2DDD447B"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27</w:t>
            </w:r>
          </w:p>
        </w:tc>
      </w:tr>
      <w:tr w:rsidR="7500CCF5" w14:paraId="21C35091"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44627352" w14:textId="721C1F3A"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3EC3724F" w14:textId="13B12B58"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3.6 Add Payee</w:t>
            </w:r>
          </w:p>
        </w:tc>
        <w:tc>
          <w:tcPr>
            <w:tcW w:w="1380" w:type="dxa"/>
          </w:tcPr>
          <w:p w14:paraId="4BF2FDD4" w14:textId="59DC4224"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34</w:t>
            </w:r>
          </w:p>
        </w:tc>
      </w:tr>
      <w:tr w:rsidR="7500CCF5" w14:paraId="08B634CC"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4E4D0663" w14:textId="5E3D01DB"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4FDEA428" w14:textId="6072E9CC"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3.7 Delete Payee</w:t>
            </w:r>
          </w:p>
        </w:tc>
        <w:tc>
          <w:tcPr>
            <w:tcW w:w="1380" w:type="dxa"/>
          </w:tcPr>
          <w:p w14:paraId="4980166D" w14:textId="7C42C65B"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38</w:t>
            </w:r>
          </w:p>
        </w:tc>
      </w:tr>
      <w:tr w:rsidR="7500CCF5" w14:paraId="2DA1CBC3"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0C824ED8" w14:textId="6B656F15"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44ED8651" w14:textId="2EAF215C"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3.8 Schedule Payment</w:t>
            </w:r>
          </w:p>
        </w:tc>
        <w:tc>
          <w:tcPr>
            <w:tcW w:w="1380" w:type="dxa"/>
          </w:tcPr>
          <w:p w14:paraId="04805DD0" w14:textId="1519678F"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42</w:t>
            </w:r>
          </w:p>
        </w:tc>
      </w:tr>
      <w:tr w:rsidR="7500CCF5" w14:paraId="7F6EAEAE"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0E612622" w14:textId="436FC49C"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4CA9581C" w14:textId="55CC2517"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3.9 Modify Payment</w:t>
            </w:r>
          </w:p>
        </w:tc>
        <w:tc>
          <w:tcPr>
            <w:tcW w:w="1380" w:type="dxa"/>
          </w:tcPr>
          <w:p w14:paraId="610BA28D" w14:textId="1C4B5A6D"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46</w:t>
            </w:r>
          </w:p>
        </w:tc>
      </w:tr>
      <w:tr w:rsidR="7500CCF5" w14:paraId="6FBE77B9"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67923E30" w14:textId="6FFD04D1"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7EEF90FB" w14:textId="7B80F90A"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3.10 Cancel Payment</w:t>
            </w:r>
          </w:p>
        </w:tc>
        <w:tc>
          <w:tcPr>
            <w:tcW w:w="1380" w:type="dxa"/>
          </w:tcPr>
          <w:p w14:paraId="0163080B" w14:textId="670D6A1B"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50</w:t>
            </w:r>
          </w:p>
        </w:tc>
      </w:tr>
      <w:tr w:rsidR="7500CCF5" w14:paraId="18B127FC"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62BD4A12" w14:textId="392B7487"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5EEAF681" w14:textId="19512984" w:rsidR="7500CCF5" w:rsidRDefault="7500CCF5" w:rsidP="7500CCF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3.11 Logout</w:t>
            </w:r>
          </w:p>
        </w:tc>
        <w:tc>
          <w:tcPr>
            <w:tcW w:w="1380" w:type="dxa"/>
          </w:tcPr>
          <w:p w14:paraId="500C3F97" w14:textId="281FA5D1" w:rsidR="7500CCF5" w:rsidRDefault="0099207C"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54</w:t>
            </w:r>
          </w:p>
        </w:tc>
      </w:tr>
      <w:tr w:rsidR="7500CCF5" w14:paraId="0EB2C51C"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2937F4E9" w14:textId="0821986B" w:rsidR="7500CCF5" w:rsidRDefault="7CC5B521" w:rsidP="7CC5B521">
            <w:pPr>
              <w:spacing w:after="160" w:line="259" w:lineRule="auto"/>
              <w:jc w:val="center"/>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color w:val="000000" w:themeColor="text1"/>
                <w:sz w:val="24"/>
                <w:szCs w:val="24"/>
              </w:rPr>
              <w:t>4.</w:t>
            </w:r>
          </w:p>
        </w:tc>
        <w:tc>
          <w:tcPr>
            <w:tcW w:w="6825" w:type="dxa"/>
          </w:tcPr>
          <w:p w14:paraId="55A97200" w14:textId="3420AAE5" w:rsidR="7500CCF5" w:rsidRDefault="7500CCF5"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b/>
                <w:bCs/>
                <w:color w:val="000000" w:themeColor="text1"/>
                <w:sz w:val="24"/>
                <w:szCs w:val="24"/>
              </w:rPr>
              <w:t>Object Design</w:t>
            </w:r>
          </w:p>
        </w:tc>
        <w:tc>
          <w:tcPr>
            <w:tcW w:w="1380" w:type="dxa"/>
          </w:tcPr>
          <w:p w14:paraId="2DE88177" w14:textId="758EFDAC"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69</w:t>
            </w:r>
          </w:p>
        </w:tc>
      </w:tr>
      <w:tr w:rsidR="7500CCF5" w14:paraId="6FEE7098"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62712559" w14:textId="13330FC0"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249047BA" w14:textId="2C7FD5DC" w:rsidR="7500CCF5" w:rsidRDefault="7500CCF5"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4.1 Design pattern: Adapter</w:t>
            </w:r>
          </w:p>
        </w:tc>
        <w:tc>
          <w:tcPr>
            <w:tcW w:w="1380" w:type="dxa"/>
          </w:tcPr>
          <w:p w14:paraId="01AFB782" w14:textId="06B48271" w:rsidR="7500CCF5" w:rsidRDefault="0099207C"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69</w:t>
            </w:r>
          </w:p>
        </w:tc>
      </w:tr>
      <w:tr w:rsidR="7500CCF5" w14:paraId="74C7C499"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44361B03" w14:textId="0C0E5CF2"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58BC6FF4" w14:textId="03A04F65" w:rsidR="7500CCF5" w:rsidRDefault="7500CCF5"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 xml:space="preserve">4.2 Interface Specification         </w:t>
            </w:r>
          </w:p>
        </w:tc>
        <w:tc>
          <w:tcPr>
            <w:tcW w:w="1380" w:type="dxa"/>
          </w:tcPr>
          <w:p w14:paraId="35FD556B" w14:textId="0B7477D6"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70</w:t>
            </w:r>
          </w:p>
        </w:tc>
      </w:tr>
      <w:tr w:rsidR="7500CCF5" w14:paraId="39B7ECE9"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2D8034A1" w14:textId="19DC3D33"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19C940AD" w14:textId="79548698" w:rsidR="7500CCF5" w:rsidRDefault="00A904A6"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4.2</w:t>
            </w:r>
            <w:r w:rsidR="7500CCF5" w:rsidRPr="7500CCF5">
              <w:rPr>
                <w:rFonts w:ascii="Times New Roman" w:eastAsia="Times New Roman" w:hAnsi="Times New Roman" w:cs="Times New Roman"/>
                <w:color w:val="000000" w:themeColor="text1"/>
                <w:sz w:val="24"/>
                <w:szCs w:val="24"/>
              </w:rPr>
              <w:t>.1 Interface specification of Customer</w:t>
            </w:r>
          </w:p>
        </w:tc>
        <w:tc>
          <w:tcPr>
            <w:tcW w:w="1380" w:type="dxa"/>
          </w:tcPr>
          <w:p w14:paraId="3EF7E0FD" w14:textId="0B43BAD2"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70</w:t>
            </w:r>
          </w:p>
        </w:tc>
      </w:tr>
      <w:tr w:rsidR="7500CCF5" w14:paraId="70E0C3AC"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774BAFE2" w14:textId="60575A70"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63C35BAD" w14:textId="3F09DD1D" w:rsidR="7500CCF5" w:rsidRDefault="00A904A6" w:rsidP="7CC5B521">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4.2</w:t>
            </w:r>
            <w:r w:rsidR="7CC5B521" w:rsidRPr="7CC5B521">
              <w:rPr>
                <w:rFonts w:ascii="Times New Roman" w:eastAsia="Times New Roman" w:hAnsi="Times New Roman" w:cs="Times New Roman"/>
                <w:color w:val="000000" w:themeColor="text1"/>
                <w:sz w:val="24"/>
                <w:szCs w:val="24"/>
              </w:rPr>
              <w:t xml:space="preserve">.2 Interface specification of </w:t>
            </w:r>
            <w:proofErr w:type="spellStart"/>
            <w:r w:rsidR="7CC5B521" w:rsidRPr="7CC5B521">
              <w:rPr>
                <w:rFonts w:ascii="Times New Roman" w:eastAsia="Times New Roman" w:hAnsi="Times New Roman" w:cs="Times New Roman"/>
                <w:color w:val="000000" w:themeColor="text1"/>
                <w:sz w:val="24"/>
                <w:szCs w:val="24"/>
              </w:rPr>
              <w:t>UserAccount</w:t>
            </w:r>
            <w:proofErr w:type="spellEnd"/>
          </w:p>
        </w:tc>
        <w:tc>
          <w:tcPr>
            <w:tcW w:w="1380" w:type="dxa"/>
          </w:tcPr>
          <w:p w14:paraId="76E2B9E7" w14:textId="2C5EE356"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71</w:t>
            </w:r>
          </w:p>
        </w:tc>
      </w:tr>
      <w:tr w:rsidR="7500CCF5" w14:paraId="238B1CD1"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0BAEBBC0" w14:textId="1B0733B4"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74C518F8" w14:textId="394A9AA6" w:rsidR="7500CCF5" w:rsidRDefault="00A904A6" w:rsidP="7CC5B521">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4.2</w:t>
            </w:r>
            <w:r w:rsidR="7CC5B521" w:rsidRPr="7CC5B521">
              <w:rPr>
                <w:rFonts w:ascii="Times New Roman" w:eastAsia="Times New Roman" w:hAnsi="Times New Roman" w:cs="Times New Roman"/>
                <w:color w:val="000000" w:themeColor="text1"/>
                <w:sz w:val="24"/>
                <w:szCs w:val="24"/>
              </w:rPr>
              <w:t xml:space="preserve">.3 Interface specification of </w:t>
            </w:r>
            <w:proofErr w:type="spellStart"/>
            <w:r w:rsidR="7CC5B521" w:rsidRPr="7CC5B521">
              <w:rPr>
                <w:rFonts w:ascii="Times New Roman" w:eastAsia="Times New Roman" w:hAnsi="Times New Roman" w:cs="Times New Roman"/>
                <w:color w:val="000000" w:themeColor="text1"/>
                <w:sz w:val="24"/>
                <w:szCs w:val="24"/>
              </w:rPr>
              <w:t>SavingAccount</w:t>
            </w:r>
            <w:proofErr w:type="spellEnd"/>
          </w:p>
        </w:tc>
        <w:tc>
          <w:tcPr>
            <w:tcW w:w="1380" w:type="dxa"/>
          </w:tcPr>
          <w:p w14:paraId="0C5132B9" w14:textId="57645BDA"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72</w:t>
            </w:r>
          </w:p>
        </w:tc>
      </w:tr>
      <w:tr w:rsidR="7500CCF5" w14:paraId="1A01CEBB"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2B854764" w14:textId="4C55F052"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7ED1F5C4" w14:textId="12F7975E" w:rsidR="7500CCF5" w:rsidRDefault="00A904A6" w:rsidP="7CC5B521">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4.2</w:t>
            </w:r>
            <w:r w:rsidR="7CC5B521" w:rsidRPr="7CC5B521">
              <w:rPr>
                <w:rFonts w:ascii="Times New Roman" w:eastAsia="Times New Roman" w:hAnsi="Times New Roman" w:cs="Times New Roman"/>
                <w:color w:val="000000" w:themeColor="text1"/>
                <w:sz w:val="24"/>
                <w:szCs w:val="24"/>
              </w:rPr>
              <w:t xml:space="preserve">.4 Interface specification of </w:t>
            </w:r>
            <w:proofErr w:type="spellStart"/>
            <w:r w:rsidR="7CC5B521" w:rsidRPr="7CC5B521">
              <w:rPr>
                <w:rFonts w:ascii="Times New Roman" w:eastAsia="Times New Roman" w:hAnsi="Times New Roman" w:cs="Times New Roman"/>
                <w:color w:val="000000" w:themeColor="text1"/>
                <w:sz w:val="24"/>
                <w:szCs w:val="24"/>
              </w:rPr>
              <w:t>CheckingAccount</w:t>
            </w:r>
            <w:proofErr w:type="spellEnd"/>
          </w:p>
        </w:tc>
        <w:tc>
          <w:tcPr>
            <w:tcW w:w="1380" w:type="dxa"/>
          </w:tcPr>
          <w:p w14:paraId="2216ADFB" w14:textId="4E4B8C93"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72</w:t>
            </w:r>
          </w:p>
        </w:tc>
      </w:tr>
      <w:tr w:rsidR="7500CCF5" w14:paraId="612EB5C7"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14E4A956" w14:textId="3DDA5C8C"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7B3BF05C" w14:textId="35B428AC" w:rsidR="7500CCF5" w:rsidRDefault="00A904A6"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4.2</w:t>
            </w:r>
            <w:r w:rsidR="7500CCF5" w:rsidRPr="7500CCF5">
              <w:rPr>
                <w:rFonts w:ascii="Times New Roman" w:eastAsia="Times New Roman" w:hAnsi="Times New Roman" w:cs="Times New Roman"/>
                <w:color w:val="000000" w:themeColor="text1"/>
                <w:sz w:val="24"/>
                <w:szCs w:val="24"/>
              </w:rPr>
              <w:t>.5 Interface specification of Transaction</w:t>
            </w:r>
          </w:p>
        </w:tc>
        <w:tc>
          <w:tcPr>
            <w:tcW w:w="1380" w:type="dxa"/>
          </w:tcPr>
          <w:p w14:paraId="10BA159F" w14:textId="5F1975EB"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73</w:t>
            </w:r>
          </w:p>
        </w:tc>
      </w:tr>
      <w:tr w:rsidR="7500CCF5" w14:paraId="2EBF66B9"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745188E2" w14:textId="1BA4B11E"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086B226A" w14:textId="31A93857" w:rsidR="7500CCF5" w:rsidRDefault="00A904A6"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4.2</w:t>
            </w:r>
            <w:r w:rsidR="7500CCF5" w:rsidRPr="7500CCF5">
              <w:rPr>
                <w:rFonts w:ascii="Times New Roman" w:eastAsia="Times New Roman" w:hAnsi="Times New Roman" w:cs="Times New Roman"/>
                <w:color w:val="000000" w:themeColor="text1"/>
                <w:sz w:val="24"/>
                <w:szCs w:val="24"/>
              </w:rPr>
              <w:t>.6 Interface specification of Payee</w:t>
            </w:r>
          </w:p>
        </w:tc>
        <w:tc>
          <w:tcPr>
            <w:tcW w:w="1380" w:type="dxa"/>
          </w:tcPr>
          <w:p w14:paraId="36830193" w14:textId="089A436B" w:rsidR="7500CCF5" w:rsidRDefault="7CC5B52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7</w:t>
            </w:r>
            <w:r w:rsidR="00B33AC1">
              <w:rPr>
                <w:rFonts w:ascii="Times New Roman" w:eastAsia="Times New Roman" w:hAnsi="Times New Roman" w:cs="Times New Roman"/>
                <w:color w:val="000000" w:themeColor="text1"/>
                <w:sz w:val="24"/>
                <w:szCs w:val="24"/>
              </w:rPr>
              <w:t>4</w:t>
            </w:r>
          </w:p>
        </w:tc>
      </w:tr>
      <w:tr w:rsidR="7500CCF5" w14:paraId="511BE340"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5C47C07B" w14:textId="759A07AE"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22020520" w14:textId="63FA7273" w:rsidR="7500CCF5" w:rsidRDefault="00A904A6"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4.2</w:t>
            </w:r>
            <w:r w:rsidR="7500CCF5" w:rsidRPr="7500CCF5">
              <w:rPr>
                <w:rFonts w:ascii="Times New Roman" w:eastAsia="Times New Roman" w:hAnsi="Times New Roman" w:cs="Times New Roman"/>
                <w:color w:val="000000" w:themeColor="text1"/>
                <w:sz w:val="24"/>
                <w:szCs w:val="24"/>
              </w:rPr>
              <w:t>.7 Interface specification of Payment</w:t>
            </w:r>
          </w:p>
        </w:tc>
        <w:tc>
          <w:tcPr>
            <w:tcW w:w="1380" w:type="dxa"/>
          </w:tcPr>
          <w:p w14:paraId="3139CB4F" w14:textId="048AE046"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74</w:t>
            </w:r>
          </w:p>
        </w:tc>
      </w:tr>
      <w:tr w:rsidR="7500CCF5" w14:paraId="453D5560"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26606C56" w14:textId="5F583C14"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48429FC4" w14:textId="7E5D4001" w:rsidR="7500CCF5" w:rsidRDefault="00A904A6"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4.2</w:t>
            </w:r>
            <w:r w:rsidR="7500CCF5" w:rsidRPr="7500CCF5">
              <w:rPr>
                <w:rFonts w:ascii="Times New Roman" w:eastAsia="Times New Roman" w:hAnsi="Times New Roman" w:cs="Times New Roman"/>
                <w:color w:val="000000" w:themeColor="text1"/>
                <w:sz w:val="24"/>
                <w:szCs w:val="24"/>
              </w:rPr>
              <w:t>.8 Interface specification of Debit Card</w:t>
            </w:r>
          </w:p>
        </w:tc>
        <w:tc>
          <w:tcPr>
            <w:tcW w:w="1380" w:type="dxa"/>
          </w:tcPr>
          <w:p w14:paraId="3F6ACF0C" w14:textId="7BEFFA60"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75</w:t>
            </w:r>
          </w:p>
        </w:tc>
      </w:tr>
      <w:tr w:rsidR="7500CCF5" w14:paraId="57822EEF"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79C05793" w14:textId="49A46D72"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5FB8237A" w14:textId="6FEC8EFF" w:rsidR="7500CCF5" w:rsidRDefault="00A904A6"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4.2</w:t>
            </w:r>
            <w:r w:rsidR="7500CCF5" w:rsidRPr="7500CCF5">
              <w:rPr>
                <w:rFonts w:ascii="Times New Roman" w:eastAsia="Times New Roman" w:hAnsi="Times New Roman" w:cs="Times New Roman"/>
                <w:color w:val="000000" w:themeColor="text1"/>
                <w:sz w:val="24"/>
                <w:szCs w:val="24"/>
              </w:rPr>
              <w:t>.9 Interface specification of Check</w:t>
            </w:r>
          </w:p>
        </w:tc>
        <w:tc>
          <w:tcPr>
            <w:tcW w:w="1380" w:type="dxa"/>
          </w:tcPr>
          <w:p w14:paraId="76A9BFFB" w14:textId="6D6BAB89"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75</w:t>
            </w:r>
          </w:p>
        </w:tc>
      </w:tr>
      <w:tr w:rsidR="7500CCF5" w14:paraId="602CECAE"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6E4977FC" w14:textId="40E3EB99" w:rsidR="7500CCF5" w:rsidRDefault="7CC5B521" w:rsidP="7CC5B521">
            <w:pPr>
              <w:spacing w:after="160" w:line="259" w:lineRule="auto"/>
              <w:jc w:val="center"/>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color w:val="000000" w:themeColor="text1"/>
                <w:sz w:val="24"/>
                <w:szCs w:val="24"/>
              </w:rPr>
              <w:t>5.</w:t>
            </w:r>
          </w:p>
        </w:tc>
        <w:tc>
          <w:tcPr>
            <w:tcW w:w="6825" w:type="dxa"/>
          </w:tcPr>
          <w:p w14:paraId="3EFD87BC" w14:textId="7B08EB11" w:rsidR="7500CCF5" w:rsidRDefault="7500CCF5"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b/>
                <w:bCs/>
                <w:color w:val="000000" w:themeColor="text1"/>
                <w:sz w:val="24"/>
                <w:szCs w:val="24"/>
              </w:rPr>
              <w:t>System Design</w:t>
            </w:r>
          </w:p>
        </w:tc>
        <w:tc>
          <w:tcPr>
            <w:tcW w:w="1380" w:type="dxa"/>
          </w:tcPr>
          <w:p w14:paraId="2C06F82C" w14:textId="12E20800"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76</w:t>
            </w:r>
          </w:p>
        </w:tc>
      </w:tr>
      <w:tr w:rsidR="7500CCF5" w14:paraId="0FC03AAA"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313F338F" w14:textId="69C55FFF"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34F5320D" w14:textId="31EDDB96" w:rsidR="7500CCF5" w:rsidRDefault="7500CCF5"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5.1 UML deployment Diagram</w:t>
            </w:r>
          </w:p>
        </w:tc>
        <w:tc>
          <w:tcPr>
            <w:tcW w:w="1380" w:type="dxa"/>
          </w:tcPr>
          <w:p w14:paraId="43135029" w14:textId="704A5368"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76</w:t>
            </w:r>
          </w:p>
        </w:tc>
      </w:tr>
      <w:tr w:rsidR="7500CCF5" w14:paraId="39A3F262"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720A7C2C" w14:textId="74109C01"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2EAB241E" w14:textId="272A1A06" w:rsidR="7500CCF5" w:rsidRDefault="7500CCF5"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5.2 Access Control</w:t>
            </w:r>
          </w:p>
        </w:tc>
        <w:tc>
          <w:tcPr>
            <w:tcW w:w="1380" w:type="dxa"/>
          </w:tcPr>
          <w:p w14:paraId="15BFEA08" w14:textId="4863D14E"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77</w:t>
            </w:r>
          </w:p>
        </w:tc>
      </w:tr>
      <w:tr w:rsidR="7500CCF5" w14:paraId="63422B34"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740026C7" w14:textId="7D5CE705"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7EFE956F" w14:textId="2AFE5402" w:rsidR="7500CCF5" w:rsidRDefault="7500CCF5"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 xml:space="preserve">      5.2.1 Global access tables</w:t>
            </w:r>
          </w:p>
        </w:tc>
        <w:tc>
          <w:tcPr>
            <w:tcW w:w="1380" w:type="dxa"/>
          </w:tcPr>
          <w:p w14:paraId="71BACEFA" w14:textId="0D1AF6FD"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77</w:t>
            </w:r>
          </w:p>
        </w:tc>
      </w:tr>
      <w:tr w:rsidR="7500CCF5" w14:paraId="7A38EBB4"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115AB5FC" w14:textId="6339EA87"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7D32D35F" w14:textId="21AEE777" w:rsidR="7500CCF5" w:rsidRDefault="5D7DB914" w:rsidP="5D7DB914">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5.3 Strategies for global control</w:t>
            </w:r>
          </w:p>
        </w:tc>
        <w:tc>
          <w:tcPr>
            <w:tcW w:w="1380" w:type="dxa"/>
          </w:tcPr>
          <w:p w14:paraId="19F9D03F" w14:textId="4A08F48F" w:rsidR="7500CCF5" w:rsidRDefault="00B33AC1"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79</w:t>
            </w:r>
          </w:p>
        </w:tc>
      </w:tr>
      <w:tr w:rsidR="7500CCF5" w14:paraId="3463E3D7" w14:textId="77777777" w:rsidTr="7CC5B521">
        <w:tc>
          <w:tcPr>
            <w:cnfStyle w:val="001000000000" w:firstRow="0" w:lastRow="0" w:firstColumn="1" w:lastColumn="0" w:oddVBand="0" w:evenVBand="0" w:oddHBand="0" w:evenHBand="0" w:firstRowFirstColumn="0" w:firstRowLastColumn="0" w:lastRowFirstColumn="0" w:lastRowLastColumn="0"/>
            <w:tcW w:w="1155" w:type="dxa"/>
          </w:tcPr>
          <w:p w14:paraId="1D9F0EF7" w14:textId="291BFFC5" w:rsidR="7500CCF5" w:rsidRDefault="7500CCF5" w:rsidP="7500CCF5">
            <w:pPr>
              <w:spacing w:after="160" w:line="259" w:lineRule="auto"/>
              <w:jc w:val="center"/>
              <w:rPr>
                <w:rFonts w:ascii="Times New Roman" w:eastAsia="Times New Roman" w:hAnsi="Times New Roman" w:cs="Times New Roman"/>
                <w:b w:val="0"/>
                <w:bCs w:val="0"/>
                <w:color w:val="000000" w:themeColor="text1"/>
                <w:sz w:val="24"/>
                <w:szCs w:val="24"/>
              </w:rPr>
            </w:pPr>
          </w:p>
        </w:tc>
        <w:tc>
          <w:tcPr>
            <w:tcW w:w="6825" w:type="dxa"/>
          </w:tcPr>
          <w:p w14:paraId="02B469B4" w14:textId="744D0672" w:rsidR="7500CCF5" w:rsidRDefault="7500CCF5" w:rsidP="7500CCF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00CCF5">
              <w:rPr>
                <w:rFonts w:ascii="Times New Roman" w:eastAsia="Times New Roman" w:hAnsi="Times New Roman" w:cs="Times New Roman"/>
                <w:color w:val="000000" w:themeColor="text1"/>
                <w:sz w:val="24"/>
                <w:szCs w:val="24"/>
              </w:rPr>
              <w:t>5.4 Boundary use case</w:t>
            </w:r>
          </w:p>
        </w:tc>
        <w:tc>
          <w:tcPr>
            <w:tcW w:w="1380" w:type="dxa"/>
          </w:tcPr>
          <w:p w14:paraId="5BE182B5" w14:textId="64EA0561" w:rsidR="7500CCF5" w:rsidRDefault="009A0FF6" w:rsidP="7CC5B52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79</w:t>
            </w:r>
          </w:p>
        </w:tc>
      </w:tr>
    </w:tbl>
    <w:p w14:paraId="3AD86AE6" w14:textId="43592705" w:rsidR="7500CCF5" w:rsidRDefault="7500CCF5" w:rsidP="7500CCF5">
      <w:pPr>
        <w:jc w:val="both"/>
        <w:rPr>
          <w:rFonts w:ascii="Times New Roman" w:eastAsia="Times New Roman" w:hAnsi="Times New Roman" w:cs="Times New Roman"/>
          <w:color w:val="000000" w:themeColor="text1"/>
          <w:sz w:val="24"/>
          <w:szCs w:val="24"/>
        </w:rPr>
      </w:pPr>
    </w:p>
    <w:p w14:paraId="25A44296" w14:textId="13B5D3E2" w:rsidR="7500CCF5" w:rsidRDefault="7500CCF5" w:rsidP="7500CCF5">
      <w:pPr>
        <w:jc w:val="both"/>
        <w:rPr>
          <w:rFonts w:ascii="Times New Roman" w:eastAsia="Times New Roman" w:hAnsi="Times New Roman" w:cs="Times New Roman"/>
          <w:color w:val="000000" w:themeColor="text1"/>
          <w:sz w:val="24"/>
          <w:szCs w:val="24"/>
        </w:rPr>
      </w:pPr>
    </w:p>
    <w:p w14:paraId="11EA4C7F" w14:textId="18C75B69" w:rsidR="7500CCF5" w:rsidRDefault="7500CCF5" w:rsidP="7500CCF5">
      <w:pPr>
        <w:jc w:val="both"/>
        <w:rPr>
          <w:rFonts w:ascii="Times New Roman" w:eastAsia="Times New Roman" w:hAnsi="Times New Roman" w:cs="Times New Roman"/>
          <w:b/>
          <w:bCs/>
          <w:i/>
          <w:iCs/>
          <w:color w:val="C00000"/>
          <w:sz w:val="24"/>
          <w:szCs w:val="24"/>
          <w:u w:val="single"/>
        </w:rPr>
      </w:pPr>
    </w:p>
    <w:p w14:paraId="04073CF2" w14:textId="62500685" w:rsidR="7500CCF5" w:rsidRDefault="7500CCF5" w:rsidP="7500CCF5">
      <w:pPr>
        <w:jc w:val="both"/>
        <w:rPr>
          <w:rFonts w:ascii="Times New Roman" w:eastAsia="Times New Roman" w:hAnsi="Times New Roman" w:cs="Times New Roman"/>
          <w:b/>
          <w:bCs/>
          <w:i/>
          <w:iCs/>
          <w:color w:val="C00000"/>
          <w:sz w:val="24"/>
          <w:szCs w:val="24"/>
          <w:u w:val="single"/>
        </w:rPr>
      </w:pPr>
    </w:p>
    <w:p w14:paraId="68EB7A35" w14:textId="4CB29BAD" w:rsidR="7500CCF5" w:rsidRDefault="7500CCF5" w:rsidP="7500CCF5">
      <w:pPr>
        <w:jc w:val="both"/>
        <w:rPr>
          <w:rFonts w:ascii="Times New Roman" w:eastAsia="Times New Roman" w:hAnsi="Times New Roman" w:cs="Times New Roman"/>
          <w:b/>
          <w:bCs/>
          <w:i/>
          <w:iCs/>
          <w:color w:val="C00000"/>
          <w:sz w:val="24"/>
          <w:szCs w:val="24"/>
          <w:u w:val="single"/>
        </w:rPr>
      </w:pPr>
    </w:p>
    <w:p w14:paraId="06B5847D" w14:textId="7DD83909" w:rsidR="7500CCF5" w:rsidRDefault="7500CCF5" w:rsidP="7500CCF5">
      <w:pPr>
        <w:jc w:val="both"/>
        <w:rPr>
          <w:rFonts w:ascii="Times New Roman" w:eastAsia="Times New Roman" w:hAnsi="Times New Roman" w:cs="Times New Roman"/>
          <w:b/>
          <w:bCs/>
          <w:i/>
          <w:iCs/>
          <w:color w:val="C00000"/>
          <w:sz w:val="24"/>
          <w:szCs w:val="24"/>
          <w:u w:val="single"/>
        </w:rPr>
      </w:pPr>
    </w:p>
    <w:p w14:paraId="40F1C720" w14:textId="5C58C461" w:rsidR="7500CCF5" w:rsidRDefault="7500CCF5" w:rsidP="7500CCF5">
      <w:pPr>
        <w:jc w:val="both"/>
        <w:rPr>
          <w:rFonts w:ascii="Times New Roman" w:eastAsia="Times New Roman" w:hAnsi="Times New Roman" w:cs="Times New Roman"/>
          <w:b/>
          <w:bCs/>
          <w:i/>
          <w:iCs/>
          <w:color w:val="C00000"/>
          <w:sz w:val="24"/>
          <w:szCs w:val="24"/>
          <w:u w:val="single"/>
        </w:rPr>
      </w:pPr>
    </w:p>
    <w:p w14:paraId="45BDA940" w14:textId="424693FE" w:rsidR="7500CCF5" w:rsidRDefault="7500CCF5" w:rsidP="7500CCF5">
      <w:pPr>
        <w:jc w:val="both"/>
        <w:rPr>
          <w:rFonts w:ascii="Times New Roman" w:eastAsia="Times New Roman" w:hAnsi="Times New Roman" w:cs="Times New Roman"/>
          <w:b/>
          <w:bCs/>
          <w:i/>
          <w:iCs/>
          <w:color w:val="C00000"/>
          <w:sz w:val="24"/>
          <w:szCs w:val="24"/>
          <w:u w:val="single"/>
        </w:rPr>
      </w:pPr>
    </w:p>
    <w:p w14:paraId="36E482F4" w14:textId="60687529" w:rsidR="7500CCF5" w:rsidRDefault="7500CCF5" w:rsidP="7500CCF5">
      <w:pPr>
        <w:jc w:val="both"/>
        <w:rPr>
          <w:rFonts w:ascii="Times New Roman" w:eastAsia="Times New Roman" w:hAnsi="Times New Roman" w:cs="Times New Roman"/>
          <w:b/>
          <w:bCs/>
          <w:i/>
          <w:iCs/>
          <w:color w:val="C00000"/>
          <w:sz w:val="24"/>
          <w:szCs w:val="24"/>
          <w:u w:val="single"/>
        </w:rPr>
      </w:pPr>
    </w:p>
    <w:p w14:paraId="69BFB390" w14:textId="00EEFE55" w:rsidR="7500CCF5" w:rsidRDefault="7500CCF5" w:rsidP="7500CCF5">
      <w:pPr>
        <w:jc w:val="both"/>
        <w:rPr>
          <w:rFonts w:ascii="Times New Roman" w:eastAsia="Times New Roman" w:hAnsi="Times New Roman" w:cs="Times New Roman"/>
          <w:b/>
          <w:bCs/>
          <w:i/>
          <w:iCs/>
          <w:color w:val="C00000"/>
          <w:sz w:val="24"/>
          <w:szCs w:val="24"/>
          <w:u w:val="single"/>
        </w:rPr>
      </w:pPr>
    </w:p>
    <w:p w14:paraId="431BB97D" w14:textId="231EFA9D" w:rsidR="7500CCF5" w:rsidRDefault="7500CCF5" w:rsidP="7500CCF5">
      <w:pPr>
        <w:jc w:val="both"/>
        <w:rPr>
          <w:rFonts w:ascii="Times New Roman" w:eastAsia="Times New Roman" w:hAnsi="Times New Roman" w:cs="Times New Roman"/>
          <w:b/>
          <w:bCs/>
          <w:i/>
          <w:iCs/>
          <w:color w:val="C00000"/>
          <w:sz w:val="24"/>
          <w:szCs w:val="24"/>
          <w:u w:val="single"/>
        </w:rPr>
      </w:pPr>
    </w:p>
    <w:p w14:paraId="417A23A4" w14:textId="72F3C9B0" w:rsidR="7500CCF5" w:rsidRDefault="7500CCF5" w:rsidP="3FF042B1">
      <w:pPr>
        <w:jc w:val="both"/>
        <w:rPr>
          <w:rFonts w:ascii="Times New Roman" w:eastAsia="Times New Roman" w:hAnsi="Times New Roman" w:cs="Times New Roman"/>
          <w:b/>
          <w:bCs/>
          <w:i/>
          <w:iCs/>
          <w:color w:val="C00000"/>
          <w:sz w:val="24"/>
          <w:szCs w:val="24"/>
          <w:u w:val="single"/>
        </w:rPr>
      </w:pPr>
    </w:p>
    <w:p w14:paraId="79819BDF" w14:textId="3F0A141D" w:rsidR="3FF042B1" w:rsidRDefault="3FF042B1" w:rsidP="3FF042B1">
      <w:pPr>
        <w:jc w:val="both"/>
        <w:rPr>
          <w:rFonts w:ascii="Times New Roman" w:eastAsia="Times New Roman" w:hAnsi="Times New Roman" w:cs="Times New Roman"/>
          <w:b/>
          <w:bCs/>
          <w:i/>
          <w:iCs/>
          <w:color w:val="C00000"/>
          <w:sz w:val="24"/>
          <w:szCs w:val="24"/>
          <w:u w:val="single"/>
        </w:rPr>
      </w:pPr>
    </w:p>
    <w:p w14:paraId="2A71533E" w14:textId="285AB42F" w:rsidR="4B26A2FF" w:rsidRDefault="4B26A2FF" w:rsidP="6FC30BEB">
      <w:pPr>
        <w:jc w:val="both"/>
        <w:rPr>
          <w:rFonts w:ascii="Times New Roman" w:eastAsia="Times New Roman" w:hAnsi="Times New Roman" w:cs="Times New Roman"/>
          <w:b/>
          <w:bCs/>
          <w:i/>
          <w:iCs/>
          <w:color w:val="C00000"/>
          <w:sz w:val="24"/>
          <w:szCs w:val="24"/>
          <w:u w:val="single"/>
        </w:rPr>
      </w:pPr>
    </w:p>
    <w:p w14:paraId="7E07F580" w14:textId="5E64BF34" w:rsidR="7500CCF5" w:rsidRDefault="7500CCF5" w:rsidP="39747AA0">
      <w:pPr>
        <w:jc w:val="both"/>
        <w:rPr>
          <w:rFonts w:ascii="Times New Roman" w:eastAsia="Times New Roman" w:hAnsi="Times New Roman" w:cs="Times New Roman"/>
          <w:b/>
          <w:bCs/>
          <w:i/>
          <w:iCs/>
          <w:color w:val="C00000"/>
          <w:sz w:val="24"/>
          <w:szCs w:val="24"/>
          <w:u w:val="single"/>
        </w:rPr>
      </w:pPr>
    </w:p>
    <w:p w14:paraId="2766E81F" w14:textId="166E0561" w:rsidR="39747AA0" w:rsidRDefault="39747AA0" w:rsidP="39747AA0">
      <w:pPr>
        <w:jc w:val="both"/>
        <w:rPr>
          <w:rFonts w:ascii="Times New Roman" w:eastAsia="Times New Roman" w:hAnsi="Times New Roman" w:cs="Times New Roman"/>
          <w:b/>
          <w:bCs/>
          <w:i/>
          <w:iCs/>
          <w:color w:val="C00000"/>
          <w:sz w:val="24"/>
          <w:szCs w:val="24"/>
          <w:u w:val="single"/>
        </w:rPr>
      </w:pPr>
    </w:p>
    <w:p w14:paraId="20488A59" w14:textId="10BD894D" w:rsidR="2CBADC39" w:rsidRDefault="2CBADC39" w:rsidP="2CBADC39">
      <w:pPr>
        <w:jc w:val="both"/>
        <w:rPr>
          <w:rFonts w:ascii="Times New Roman" w:eastAsia="Times New Roman" w:hAnsi="Times New Roman" w:cs="Times New Roman"/>
          <w:b/>
          <w:bCs/>
          <w:i/>
          <w:iCs/>
          <w:color w:val="C00000"/>
          <w:sz w:val="24"/>
          <w:szCs w:val="24"/>
          <w:u w:val="single"/>
        </w:rPr>
      </w:pPr>
    </w:p>
    <w:p w14:paraId="52B9DC51" w14:textId="4D505684" w:rsidR="2CBADC39" w:rsidRDefault="2CBADC39" w:rsidP="2CBADC39">
      <w:pPr>
        <w:jc w:val="both"/>
        <w:rPr>
          <w:rFonts w:ascii="Times New Roman" w:eastAsia="Times New Roman" w:hAnsi="Times New Roman" w:cs="Times New Roman"/>
          <w:b/>
          <w:bCs/>
          <w:i/>
          <w:iCs/>
          <w:color w:val="C00000"/>
          <w:sz w:val="24"/>
          <w:szCs w:val="24"/>
          <w:u w:val="single"/>
        </w:rPr>
      </w:pPr>
    </w:p>
    <w:tbl>
      <w:tblPr>
        <w:tblStyle w:val="GridTable1Light-Accent1"/>
        <w:tblW w:w="9365" w:type="dxa"/>
        <w:tblInd w:w="-10" w:type="dxa"/>
        <w:tblLayout w:type="fixed"/>
        <w:tblLook w:val="06A0" w:firstRow="1" w:lastRow="0" w:firstColumn="1" w:lastColumn="0" w:noHBand="1" w:noVBand="1"/>
      </w:tblPr>
      <w:tblGrid>
        <w:gridCol w:w="9350"/>
        <w:gridCol w:w="15"/>
      </w:tblGrid>
      <w:tr w:rsidR="4CB70E71" w14:paraId="793B89E6" w14:textId="77777777" w:rsidTr="00E977CE">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365" w:type="dxa"/>
            <w:gridSpan w:val="2"/>
            <w:shd w:val="clear" w:color="auto" w:fill="000000" w:themeFill="text1"/>
          </w:tcPr>
          <w:p w14:paraId="747BC399" w14:textId="72975590" w:rsidR="4CB70E71" w:rsidRDefault="4CB70E71" w:rsidP="4CB70E71">
            <w:pPr>
              <w:ind w:left="360"/>
              <w:jc w:val="center"/>
              <w:rPr>
                <w:rFonts w:ascii="Times New Roman" w:eastAsia="Times New Roman" w:hAnsi="Times New Roman" w:cs="Times New Roman"/>
                <w:color w:val="FFFFFF" w:themeColor="background1"/>
                <w:sz w:val="36"/>
                <w:szCs w:val="36"/>
              </w:rPr>
            </w:pPr>
            <w:r w:rsidRPr="4CB70E71">
              <w:rPr>
                <w:rFonts w:ascii="Times New Roman" w:eastAsia="Times New Roman" w:hAnsi="Times New Roman" w:cs="Times New Roman"/>
                <w:color w:val="FFFFFF" w:themeColor="background1"/>
                <w:sz w:val="36"/>
                <w:szCs w:val="36"/>
              </w:rPr>
              <w:lastRenderedPageBreak/>
              <w:t>Online Banking System</w:t>
            </w:r>
          </w:p>
        </w:tc>
      </w:tr>
      <w:tr w:rsidR="4CB70E71" w14:paraId="0F381E2D" w14:textId="77777777" w:rsidTr="00E977CE">
        <w:trPr>
          <w:gridAfter w:val="1"/>
          <w:wAfter w:w="15" w:type="dxa"/>
          <w:trHeight w:val="341"/>
        </w:trPr>
        <w:tc>
          <w:tcPr>
            <w:cnfStyle w:val="001000000000" w:firstRow="0" w:lastRow="0" w:firstColumn="1" w:lastColumn="0" w:oddVBand="0" w:evenVBand="0" w:oddHBand="0" w:evenHBand="0" w:firstRowFirstColumn="0" w:firstRowLastColumn="0" w:lastRowFirstColumn="0" w:lastRowLastColumn="0"/>
            <w:tcW w:w="9350" w:type="dxa"/>
            <w:shd w:val="clear" w:color="auto" w:fill="9CC2E5" w:themeFill="accent1" w:themeFillTint="99"/>
          </w:tcPr>
          <w:p w14:paraId="5F746879" w14:textId="3F6ACAE2" w:rsidR="4CB70E71" w:rsidRDefault="4CB70E71" w:rsidP="4CB70E71">
            <w:pPr>
              <w:jc w:val="both"/>
              <w:rPr>
                <w:rFonts w:ascii="Times New Roman" w:eastAsia="Times New Roman" w:hAnsi="Times New Roman" w:cs="Times New Roman"/>
                <w:color w:val="7030A0"/>
                <w:sz w:val="28"/>
                <w:szCs w:val="28"/>
                <w:u w:val="single"/>
              </w:rPr>
            </w:pPr>
            <w:r w:rsidRPr="4CB70E71">
              <w:rPr>
                <w:rFonts w:ascii="Times New Roman" w:eastAsia="Times New Roman" w:hAnsi="Times New Roman" w:cs="Times New Roman"/>
                <w:color w:val="7030A0"/>
                <w:sz w:val="32"/>
                <w:szCs w:val="32"/>
                <w:u w:val="single"/>
              </w:rPr>
              <w:t>1.Problem statement:</w:t>
            </w:r>
          </w:p>
        </w:tc>
      </w:tr>
    </w:tbl>
    <w:p w14:paraId="4D0B44F3" w14:textId="6E7B733B" w:rsidR="3B1E09C7" w:rsidRDefault="7500CCF5" w:rsidP="3B1E09C7">
      <w:pPr>
        <w:spacing w:line="331" w:lineRule="exact"/>
        <w:jc w:val="both"/>
      </w:pPr>
      <w:r w:rsidRPr="7500CCF5">
        <w:rPr>
          <w:rFonts w:ascii="Times New Roman" w:eastAsia="Times New Roman" w:hAnsi="Times New Roman" w:cs="Times New Roman"/>
          <w:color w:val="000000" w:themeColor="text1"/>
          <w:sz w:val="24"/>
          <w:szCs w:val="24"/>
        </w:rPr>
        <w:t xml:space="preserve">Online banking system is a platform that lets the user manage his account with the following functionalities: </w:t>
      </w:r>
      <w:r w:rsidRPr="7500CCF5">
        <w:rPr>
          <w:rFonts w:ascii="Times New Roman" w:eastAsia="Times New Roman" w:hAnsi="Times New Roman" w:cs="Times New Roman"/>
          <w:color w:val="000000" w:themeColor="text1"/>
          <w:sz w:val="24"/>
          <w:szCs w:val="24"/>
          <w:u w:val="single"/>
        </w:rPr>
        <w:t>Sign Up</w:t>
      </w:r>
      <w:r w:rsidRPr="7500CCF5">
        <w:rPr>
          <w:rFonts w:ascii="Times New Roman" w:eastAsia="Times New Roman" w:hAnsi="Times New Roman" w:cs="Times New Roman"/>
          <w:color w:val="000000" w:themeColor="text1"/>
          <w:sz w:val="24"/>
          <w:szCs w:val="24"/>
        </w:rPr>
        <w:t xml:space="preserve"> (a user registers in the banking system), </w:t>
      </w:r>
      <w:r w:rsidRPr="7500CCF5">
        <w:rPr>
          <w:rFonts w:ascii="Times New Roman" w:eastAsia="Times New Roman" w:hAnsi="Times New Roman" w:cs="Times New Roman"/>
          <w:color w:val="000000" w:themeColor="text1"/>
          <w:sz w:val="24"/>
          <w:szCs w:val="24"/>
          <w:u w:val="single"/>
        </w:rPr>
        <w:t>Login</w:t>
      </w:r>
      <w:r w:rsidRPr="7500CCF5">
        <w:rPr>
          <w:rFonts w:ascii="Times New Roman" w:eastAsia="Times New Roman" w:hAnsi="Times New Roman" w:cs="Times New Roman"/>
          <w:color w:val="000000" w:themeColor="text1"/>
          <w:sz w:val="24"/>
          <w:szCs w:val="24"/>
        </w:rPr>
        <w:t xml:space="preserve"> (a user goes inside their personal page on the banking system website), </w:t>
      </w:r>
      <w:r w:rsidRPr="7500CCF5">
        <w:rPr>
          <w:rFonts w:ascii="Times New Roman" w:eastAsia="Times New Roman" w:hAnsi="Times New Roman" w:cs="Times New Roman"/>
          <w:color w:val="000000" w:themeColor="text1"/>
          <w:sz w:val="24"/>
          <w:szCs w:val="24"/>
          <w:u w:val="single"/>
        </w:rPr>
        <w:t>Change Username</w:t>
      </w:r>
      <w:r w:rsidRPr="7500CCF5">
        <w:rPr>
          <w:rFonts w:ascii="Times New Roman" w:eastAsia="Times New Roman" w:hAnsi="Times New Roman" w:cs="Times New Roman"/>
          <w:color w:val="000000" w:themeColor="text1"/>
          <w:sz w:val="24"/>
          <w:szCs w:val="24"/>
        </w:rPr>
        <w:t xml:space="preserve"> (a user creates a new username for their private online banking system), </w:t>
      </w:r>
      <w:r w:rsidRPr="7500CCF5">
        <w:rPr>
          <w:rFonts w:ascii="Times New Roman" w:eastAsia="Times New Roman" w:hAnsi="Times New Roman" w:cs="Times New Roman"/>
          <w:color w:val="000000" w:themeColor="text1"/>
          <w:sz w:val="24"/>
          <w:szCs w:val="24"/>
          <w:u w:val="single"/>
        </w:rPr>
        <w:t>Change Password</w:t>
      </w:r>
      <w:r w:rsidRPr="7500CCF5">
        <w:rPr>
          <w:rFonts w:ascii="Times New Roman" w:eastAsia="Times New Roman" w:hAnsi="Times New Roman" w:cs="Times New Roman"/>
          <w:color w:val="000000" w:themeColor="text1"/>
          <w:sz w:val="24"/>
          <w:szCs w:val="24"/>
        </w:rPr>
        <w:t xml:space="preserve"> (a user creates a new password), </w:t>
      </w:r>
      <w:r w:rsidRPr="7500CCF5">
        <w:rPr>
          <w:rFonts w:ascii="Times New Roman" w:eastAsia="Times New Roman" w:hAnsi="Times New Roman" w:cs="Times New Roman"/>
          <w:color w:val="000000" w:themeColor="text1"/>
          <w:sz w:val="24"/>
          <w:szCs w:val="24"/>
          <w:u w:val="single"/>
        </w:rPr>
        <w:t>Add a Payee</w:t>
      </w:r>
      <w:r w:rsidRPr="7500CCF5">
        <w:rPr>
          <w:rFonts w:ascii="Times New Roman" w:eastAsia="Times New Roman" w:hAnsi="Times New Roman" w:cs="Times New Roman"/>
          <w:color w:val="000000" w:themeColor="text1"/>
          <w:sz w:val="24"/>
          <w:szCs w:val="24"/>
        </w:rPr>
        <w:t xml:space="preserve"> (a user adds a payee), </w:t>
      </w:r>
      <w:r w:rsidRPr="7500CCF5">
        <w:rPr>
          <w:rFonts w:ascii="Times New Roman" w:eastAsia="Times New Roman" w:hAnsi="Times New Roman" w:cs="Times New Roman"/>
          <w:color w:val="000000" w:themeColor="text1"/>
          <w:sz w:val="24"/>
          <w:szCs w:val="24"/>
          <w:u w:val="single"/>
        </w:rPr>
        <w:t>Delete a Payee</w:t>
      </w:r>
      <w:r w:rsidRPr="7500CCF5">
        <w:rPr>
          <w:rFonts w:ascii="Times New Roman" w:eastAsia="Times New Roman" w:hAnsi="Times New Roman" w:cs="Times New Roman"/>
          <w:color w:val="000000" w:themeColor="text1"/>
          <w:sz w:val="24"/>
          <w:szCs w:val="24"/>
        </w:rPr>
        <w:t xml:space="preserve"> (a user deletes a payee), </w:t>
      </w:r>
      <w:r w:rsidRPr="7500CCF5">
        <w:rPr>
          <w:rFonts w:ascii="Times New Roman" w:eastAsia="Times New Roman" w:hAnsi="Times New Roman" w:cs="Times New Roman"/>
          <w:color w:val="000000" w:themeColor="text1"/>
          <w:sz w:val="24"/>
          <w:szCs w:val="24"/>
          <w:u w:val="single"/>
        </w:rPr>
        <w:t>Schedule</w:t>
      </w:r>
      <w:r w:rsidRPr="7500CCF5">
        <w:rPr>
          <w:rFonts w:ascii="Times New Roman" w:eastAsia="Times New Roman" w:hAnsi="Times New Roman" w:cs="Times New Roman"/>
          <w:color w:val="000000" w:themeColor="text1"/>
          <w:sz w:val="24"/>
          <w:szCs w:val="24"/>
        </w:rPr>
        <w:t xml:space="preserve"> </w:t>
      </w:r>
      <w:r w:rsidRPr="7500CCF5">
        <w:rPr>
          <w:rFonts w:ascii="Times New Roman" w:eastAsia="Times New Roman" w:hAnsi="Times New Roman" w:cs="Times New Roman"/>
          <w:color w:val="000000" w:themeColor="text1"/>
          <w:sz w:val="24"/>
          <w:szCs w:val="24"/>
          <w:u w:val="single"/>
        </w:rPr>
        <w:t>a Payment</w:t>
      </w:r>
      <w:r w:rsidRPr="7500CCF5">
        <w:rPr>
          <w:rFonts w:ascii="Times New Roman" w:eastAsia="Times New Roman" w:hAnsi="Times New Roman" w:cs="Times New Roman"/>
          <w:color w:val="000000" w:themeColor="text1"/>
          <w:sz w:val="24"/>
          <w:szCs w:val="24"/>
        </w:rPr>
        <w:t xml:space="preserve"> (a user schedules a payment that is paid either from the customer’s savings account or checking account), </w:t>
      </w:r>
      <w:r w:rsidRPr="7500CCF5">
        <w:rPr>
          <w:rFonts w:ascii="Times New Roman" w:eastAsia="Times New Roman" w:hAnsi="Times New Roman" w:cs="Times New Roman"/>
          <w:color w:val="000000" w:themeColor="text1"/>
          <w:sz w:val="24"/>
          <w:szCs w:val="24"/>
          <w:u w:val="single"/>
        </w:rPr>
        <w:t>Modify a Payment</w:t>
      </w:r>
      <w:r w:rsidRPr="7500CCF5">
        <w:rPr>
          <w:rFonts w:ascii="Times New Roman" w:eastAsia="Times New Roman" w:hAnsi="Times New Roman" w:cs="Times New Roman"/>
          <w:color w:val="000000" w:themeColor="text1"/>
          <w:sz w:val="24"/>
          <w:szCs w:val="24"/>
        </w:rPr>
        <w:t xml:space="preserve"> (a user modifies a payment before its delivery date, such as change payment amount or delivery date), </w:t>
      </w:r>
      <w:r w:rsidRPr="7500CCF5">
        <w:rPr>
          <w:rFonts w:ascii="Times New Roman" w:eastAsia="Times New Roman" w:hAnsi="Times New Roman" w:cs="Times New Roman"/>
          <w:color w:val="000000" w:themeColor="text1"/>
          <w:sz w:val="24"/>
          <w:szCs w:val="24"/>
          <w:u w:val="single"/>
        </w:rPr>
        <w:t>Cancel a Payment</w:t>
      </w:r>
      <w:r w:rsidRPr="7500CCF5">
        <w:rPr>
          <w:rFonts w:ascii="Times New Roman" w:eastAsia="Times New Roman" w:hAnsi="Times New Roman" w:cs="Times New Roman"/>
          <w:color w:val="000000" w:themeColor="text1"/>
          <w:sz w:val="24"/>
          <w:szCs w:val="24"/>
        </w:rPr>
        <w:t xml:space="preserve"> (a user cancels a payment before its delivery date), </w:t>
      </w:r>
      <w:r w:rsidRPr="7500CCF5">
        <w:rPr>
          <w:rFonts w:ascii="Times New Roman" w:eastAsia="Times New Roman" w:hAnsi="Times New Roman" w:cs="Times New Roman"/>
          <w:color w:val="000000" w:themeColor="text1"/>
          <w:sz w:val="24"/>
          <w:szCs w:val="24"/>
          <w:u w:val="single"/>
        </w:rPr>
        <w:t>Logout</w:t>
      </w:r>
      <w:r w:rsidRPr="7500CCF5">
        <w:rPr>
          <w:rFonts w:ascii="Times New Roman" w:eastAsia="Times New Roman" w:hAnsi="Times New Roman" w:cs="Times New Roman"/>
          <w:color w:val="000000" w:themeColor="text1"/>
          <w:sz w:val="24"/>
          <w:szCs w:val="24"/>
        </w:rPr>
        <w:t xml:space="preserve"> (a user logs out), </w:t>
      </w:r>
      <w:r w:rsidRPr="7500CCF5">
        <w:rPr>
          <w:rFonts w:ascii="Times New Roman" w:eastAsia="Times New Roman" w:hAnsi="Times New Roman" w:cs="Times New Roman"/>
          <w:color w:val="000000" w:themeColor="text1"/>
          <w:sz w:val="24"/>
          <w:szCs w:val="24"/>
          <w:u w:val="single"/>
        </w:rPr>
        <w:t>Account Overview</w:t>
      </w:r>
      <w:r w:rsidRPr="7500CCF5">
        <w:rPr>
          <w:rFonts w:ascii="Times New Roman" w:eastAsia="Times New Roman" w:hAnsi="Times New Roman" w:cs="Times New Roman"/>
          <w:color w:val="000000" w:themeColor="text1"/>
          <w:sz w:val="24"/>
          <w:szCs w:val="24"/>
        </w:rPr>
        <w:t xml:space="preserve"> (a user sees all the main links to other pages and sees the important notifications), </w:t>
      </w:r>
      <w:r w:rsidRPr="7500CCF5">
        <w:rPr>
          <w:rFonts w:ascii="Times New Roman" w:eastAsia="Times New Roman" w:hAnsi="Times New Roman" w:cs="Times New Roman"/>
          <w:color w:val="000000" w:themeColor="text1"/>
          <w:sz w:val="24"/>
          <w:szCs w:val="24"/>
          <w:u w:val="single"/>
        </w:rPr>
        <w:t>Transfer</w:t>
      </w:r>
      <w:r w:rsidRPr="7500CCF5">
        <w:rPr>
          <w:rFonts w:ascii="Times New Roman" w:eastAsia="Times New Roman" w:hAnsi="Times New Roman" w:cs="Times New Roman"/>
          <w:color w:val="000000" w:themeColor="text1"/>
          <w:sz w:val="24"/>
          <w:szCs w:val="24"/>
        </w:rPr>
        <w:t xml:space="preserve"> (a user puts their money into other account(s)), </w:t>
      </w:r>
      <w:r w:rsidRPr="7500CCF5">
        <w:rPr>
          <w:rFonts w:ascii="Times New Roman" w:eastAsia="Times New Roman" w:hAnsi="Times New Roman" w:cs="Times New Roman"/>
          <w:color w:val="000000" w:themeColor="text1"/>
          <w:sz w:val="24"/>
          <w:szCs w:val="24"/>
          <w:u w:val="single"/>
        </w:rPr>
        <w:t>Bill Pay</w:t>
      </w:r>
      <w:r w:rsidRPr="7500CCF5">
        <w:rPr>
          <w:rFonts w:ascii="Times New Roman" w:eastAsia="Times New Roman" w:hAnsi="Times New Roman" w:cs="Times New Roman"/>
          <w:color w:val="000000" w:themeColor="text1"/>
          <w:sz w:val="24"/>
          <w:szCs w:val="24"/>
        </w:rPr>
        <w:t xml:space="preserve"> (a user schedules his/her bill payments), </w:t>
      </w:r>
      <w:r w:rsidRPr="7500CCF5">
        <w:rPr>
          <w:rFonts w:ascii="Times New Roman" w:eastAsia="Times New Roman" w:hAnsi="Times New Roman" w:cs="Times New Roman"/>
          <w:color w:val="000000" w:themeColor="text1"/>
          <w:sz w:val="24"/>
          <w:szCs w:val="24"/>
          <w:u w:val="single"/>
        </w:rPr>
        <w:t>View Statements</w:t>
      </w:r>
      <w:r w:rsidRPr="7500CCF5">
        <w:rPr>
          <w:rFonts w:ascii="Times New Roman" w:eastAsia="Times New Roman" w:hAnsi="Times New Roman" w:cs="Times New Roman"/>
          <w:color w:val="000000" w:themeColor="text1"/>
          <w:sz w:val="24"/>
          <w:szCs w:val="24"/>
        </w:rPr>
        <w:t xml:space="preserve"> (a user sees all the transactions). </w:t>
      </w:r>
    </w:p>
    <w:p w14:paraId="2E6D2437" w14:textId="6471B936" w:rsidR="7500CCF5" w:rsidRDefault="7500CCF5" w:rsidP="7500CCF5">
      <w:pPr>
        <w:spacing w:line="331" w:lineRule="exact"/>
        <w:jc w:val="both"/>
        <w:rPr>
          <w:rFonts w:ascii="Times New Roman" w:eastAsia="Times New Roman" w:hAnsi="Times New Roman" w:cs="Times New Roman"/>
          <w:color w:val="000000" w:themeColor="text1"/>
          <w:sz w:val="24"/>
          <w:szCs w:val="24"/>
        </w:rPr>
      </w:pPr>
    </w:p>
    <w:tbl>
      <w:tblPr>
        <w:tblStyle w:val="GridTable1Light-Accent1"/>
        <w:tblW w:w="0" w:type="auto"/>
        <w:tblLayout w:type="fixed"/>
        <w:tblLook w:val="06A0" w:firstRow="1" w:lastRow="0" w:firstColumn="1" w:lastColumn="0" w:noHBand="1" w:noVBand="1"/>
      </w:tblPr>
      <w:tblGrid>
        <w:gridCol w:w="9360"/>
      </w:tblGrid>
      <w:tr w:rsidR="4CB70E71" w14:paraId="5F85A7DA" w14:textId="77777777" w:rsidTr="4CB70E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shd w:val="clear" w:color="auto" w:fill="9CC2E5" w:themeFill="accent1" w:themeFillTint="99"/>
          </w:tcPr>
          <w:p w14:paraId="43D21BD4" w14:textId="322D152E" w:rsidR="4CB70E71" w:rsidRDefault="4CB70E71" w:rsidP="4CB70E71">
            <w:pPr>
              <w:rPr>
                <w:rFonts w:ascii="Times New Roman" w:eastAsia="Times New Roman" w:hAnsi="Times New Roman" w:cs="Times New Roman"/>
                <w:color w:val="7030A0"/>
                <w:sz w:val="32"/>
                <w:szCs w:val="32"/>
                <w:u w:val="single"/>
              </w:rPr>
            </w:pPr>
            <w:r w:rsidRPr="4CB70E71">
              <w:rPr>
                <w:rFonts w:ascii="Times New Roman" w:eastAsia="Times New Roman" w:hAnsi="Times New Roman" w:cs="Times New Roman"/>
                <w:color w:val="7030A0"/>
                <w:sz w:val="32"/>
                <w:szCs w:val="32"/>
                <w:u w:val="single"/>
              </w:rPr>
              <w:t>2. A list of activities (functionalities):</w:t>
            </w:r>
          </w:p>
        </w:tc>
      </w:tr>
    </w:tbl>
    <w:p w14:paraId="7A526BB7" w14:textId="5F52C44D" w:rsidR="3B1E09C7" w:rsidRDefault="4CB70E71" w:rsidP="4CB70E71">
      <w:pPr>
        <w:pStyle w:val="ListParagraph"/>
        <w:numPr>
          <w:ilvl w:val="0"/>
          <w:numId w:val="16"/>
        </w:numPr>
        <w:spacing w:line="331" w:lineRule="exact"/>
        <w:jc w:val="both"/>
        <w:rPr>
          <w:color w:val="000000" w:themeColor="text1"/>
          <w:sz w:val="24"/>
          <w:szCs w:val="24"/>
        </w:rPr>
      </w:pPr>
      <w:r w:rsidRPr="4CB70E71">
        <w:rPr>
          <w:rFonts w:ascii="Times New Roman" w:eastAsia="Times New Roman" w:hAnsi="Times New Roman" w:cs="Times New Roman"/>
          <w:color w:val="000000" w:themeColor="text1"/>
          <w:sz w:val="24"/>
          <w:szCs w:val="24"/>
        </w:rPr>
        <w:t xml:space="preserve">Customer/Customers </w:t>
      </w:r>
      <w:r w:rsidRPr="4CB70E71">
        <w:rPr>
          <w:rFonts w:ascii="Times New Roman" w:eastAsia="Times New Roman" w:hAnsi="Times New Roman" w:cs="Times New Roman"/>
          <w:b/>
          <w:bCs/>
          <w:color w:val="000000" w:themeColor="text1"/>
          <w:sz w:val="24"/>
          <w:szCs w:val="24"/>
        </w:rPr>
        <w:t>sign up</w:t>
      </w:r>
      <w:r w:rsidRPr="4CB70E71">
        <w:rPr>
          <w:rFonts w:ascii="Times New Roman" w:eastAsia="Times New Roman" w:hAnsi="Times New Roman" w:cs="Times New Roman"/>
          <w:color w:val="000000" w:themeColor="text1"/>
          <w:sz w:val="24"/>
          <w:szCs w:val="24"/>
        </w:rPr>
        <w:t xml:space="preserve"> by providing their personal information such as first/last name, email, and so on</w:t>
      </w:r>
    </w:p>
    <w:p w14:paraId="34DB5E2F" w14:textId="1F08624C" w:rsidR="3B1E09C7" w:rsidRDefault="3B1E09C7" w:rsidP="3B1E09C7">
      <w:pPr>
        <w:pStyle w:val="ListParagraph"/>
        <w:numPr>
          <w:ilvl w:val="0"/>
          <w:numId w:val="16"/>
        </w:numPr>
        <w:spacing w:line="331" w:lineRule="exact"/>
        <w:jc w:val="both"/>
      </w:pPr>
      <w:r w:rsidRPr="3B1E09C7">
        <w:rPr>
          <w:rFonts w:ascii="Times New Roman" w:eastAsia="Times New Roman" w:hAnsi="Times New Roman" w:cs="Times New Roman"/>
          <w:color w:val="000000" w:themeColor="text1"/>
          <w:sz w:val="24"/>
          <w:szCs w:val="24"/>
        </w:rPr>
        <w:t xml:space="preserve">Customer/Customers </w:t>
      </w:r>
      <w:r w:rsidRPr="3B1E09C7">
        <w:rPr>
          <w:rFonts w:ascii="Times New Roman" w:eastAsia="Times New Roman" w:hAnsi="Times New Roman" w:cs="Times New Roman"/>
          <w:b/>
          <w:bCs/>
          <w:color w:val="000000" w:themeColor="text1"/>
          <w:sz w:val="24"/>
          <w:szCs w:val="24"/>
        </w:rPr>
        <w:t>login</w:t>
      </w:r>
      <w:r w:rsidRPr="3B1E09C7">
        <w:rPr>
          <w:rFonts w:ascii="Times New Roman" w:eastAsia="Times New Roman" w:hAnsi="Times New Roman" w:cs="Times New Roman"/>
          <w:color w:val="000000" w:themeColor="text1"/>
          <w:sz w:val="24"/>
          <w:szCs w:val="24"/>
        </w:rPr>
        <w:t xml:space="preserve"> by entering the username and password</w:t>
      </w:r>
    </w:p>
    <w:p w14:paraId="26B851E2" w14:textId="3A582E58" w:rsidR="3B1E09C7" w:rsidRDefault="3B1E09C7" w:rsidP="3B1E09C7">
      <w:pPr>
        <w:pStyle w:val="ListParagraph"/>
        <w:numPr>
          <w:ilvl w:val="0"/>
          <w:numId w:val="16"/>
        </w:numPr>
        <w:spacing w:line="331" w:lineRule="exact"/>
        <w:jc w:val="both"/>
      </w:pPr>
      <w:r w:rsidRPr="3B1E09C7">
        <w:rPr>
          <w:rFonts w:ascii="Times New Roman" w:eastAsia="Times New Roman" w:hAnsi="Times New Roman" w:cs="Times New Roman"/>
          <w:color w:val="000000" w:themeColor="text1"/>
          <w:sz w:val="24"/>
          <w:szCs w:val="24"/>
        </w:rPr>
        <w:t xml:space="preserve">Customer/Customers </w:t>
      </w:r>
      <w:r w:rsidRPr="3B1E09C7">
        <w:rPr>
          <w:rFonts w:ascii="Times New Roman" w:eastAsia="Times New Roman" w:hAnsi="Times New Roman" w:cs="Times New Roman"/>
          <w:b/>
          <w:bCs/>
          <w:color w:val="000000" w:themeColor="text1"/>
          <w:sz w:val="24"/>
          <w:szCs w:val="24"/>
        </w:rPr>
        <w:t>change a username</w:t>
      </w:r>
      <w:r w:rsidRPr="3B1E09C7">
        <w:rPr>
          <w:rFonts w:ascii="Times New Roman" w:eastAsia="Times New Roman" w:hAnsi="Times New Roman" w:cs="Times New Roman"/>
          <w:color w:val="000000" w:themeColor="text1"/>
          <w:sz w:val="24"/>
          <w:szCs w:val="24"/>
        </w:rPr>
        <w:t xml:space="preserve"> by calling their bank and making up a new username.</w:t>
      </w:r>
    </w:p>
    <w:p w14:paraId="1EBF17B8" w14:textId="7AA9B256" w:rsidR="3B1E09C7" w:rsidRDefault="3B1E09C7" w:rsidP="3B1E09C7">
      <w:pPr>
        <w:pStyle w:val="ListParagraph"/>
        <w:numPr>
          <w:ilvl w:val="0"/>
          <w:numId w:val="16"/>
        </w:numPr>
        <w:spacing w:line="331" w:lineRule="exact"/>
        <w:jc w:val="both"/>
      </w:pPr>
      <w:r w:rsidRPr="3B1E09C7">
        <w:rPr>
          <w:rFonts w:ascii="Times New Roman" w:eastAsia="Times New Roman" w:hAnsi="Times New Roman" w:cs="Times New Roman"/>
          <w:color w:val="000000" w:themeColor="text1"/>
          <w:sz w:val="24"/>
          <w:szCs w:val="24"/>
        </w:rPr>
        <w:t xml:space="preserve">Customer/Customers </w:t>
      </w:r>
      <w:r w:rsidRPr="3B1E09C7">
        <w:rPr>
          <w:rFonts w:ascii="Times New Roman" w:eastAsia="Times New Roman" w:hAnsi="Times New Roman" w:cs="Times New Roman"/>
          <w:b/>
          <w:bCs/>
          <w:color w:val="000000" w:themeColor="text1"/>
          <w:sz w:val="24"/>
          <w:szCs w:val="24"/>
        </w:rPr>
        <w:t xml:space="preserve">change a password </w:t>
      </w:r>
      <w:r w:rsidRPr="3B1E09C7">
        <w:rPr>
          <w:rFonts w:ascii="Times New Roman" w:eastAsia="Times New Roman" w:hAnsi="Times New Roman" w:cs="Times New Roman"/>
          <w:color w:val="000000" w:themeColor="text1"/>
          <w:sz w:val="24"/>
          <w:szCs w:val="24"/>
        </w:rPr>
        <w:t>by creating a new password that satisfies all the system’s requirements and is not the same as their last password.</w:t>
      </w:r>
    </w:p>
    <w:p w14:paraId="1D9A42DA" w14:textId="17263405" w:rsidR="3B1E09C7" w:rsidRDefault="3B1E09C7" w:rsidP="3B1E09C7">
      <w:pPr>
        <w:pStyle w:val="ListParagraph"/>
        <w:numPr>
          <w:ilvl w:val="0"/>
          <w:numId w:val="16"/>
        </w:numPr>
        <w:spacing w:line="331" w:lineRule="exact"/>
        <w:jc w:val="both"/>
      </w:pPr>
      <w:r w:rsidRPr="3B1E09C7">
        <w:rPr>
          <w:rFonts w:ascii="Times New Roman" w:eastAsia="Times New Roman" w:hAnsi="Times New Roman" w:cs="Times New Roman"/>
          <w:color w:val="000000" w:themeColor="text1"/>
          <w:sz w:val="24"/>
          <w:szCs w:val="24"/>
        </w:rPr>
        <w:t xml:space="preserve">Customer/Customers </w:t>
      </w:r>
      <w:r w:rsidRPr="3B1E09C7">
        <w:rPr>
          <w:rFonts w:ascii="Times New Roman" w:eastAsia="Times New Roman" w:hAnsi="Times New Roman" w:cs="Times New Roman"/>
          <w:b/>
          <w:bCs/>
          <w:color w:val="000000" w:themeColor="text1"/>
          <w:sz w:val="24"/>
          <w:szCs w:val="24"/>
        </w:rPr>
        <w:t xml:space="preserve">add a payee </w:t>
      </w:r>
      <w:r w:rsidRPr="3B1E09C7">
        <w:rPr>
          <w:rFonts w:ascii="Times New Roman" w:eastAsia="Times New Roman" w:hAnsi="Times New Roman" w:cs="Times New Roman"/>
          <w:color w:val="000000" w:themeColor="text1"/>
          <w:sz w:val="24"/>
          <w:szCs w:val="24"/>
        </w:rPr>
        <w:t>by entering the payee’s information as well as the amount of money needed to be payed and the duration.</w:t>
      </w:r>
    </w:p>
    <w:p w14:paraId="31FF0B80" w14:textId="052955CE" w:rsidR="3B1E09C7" w:rsidRDefault="3B1E09C7" w:rsidP="3B1E09C7">
      <w:pPr>
        <w:pStyle w:val="ListParagraph"/>
        <w:numPr>
          <w:ilvl w:val="0"/>
          <w:numId w:val="16"/>
        </w:numPr>
        <w:spacing w:line="331" w:lineRule="exact"/>
        <w:jc w:val="both"/>
      </w:pPr>
      <w:r w:rsidRPr="3B1E09C7">
        <w:rPr>
          <w:rFonts w:ascii="Times New Roman" w:eastAsia="Times New Roman" w:hAnsi="Times New Roman" w:cs="Times New Roman"/>
          <w:color w:val="000000" w:themeColor="text1"/>
          <w:sz w:val="24"/>
          <w:szCs w:val="24"/>
        </w:rPr>
        <w:t xml:space="preserve">Customer/Customers </w:t>
      </w:r>
      <w:r w:rsidRPr="3B1E09C7">
        <w:rPr>
          <w:rFonts w:ascii="Times New Roman" w:eastAsia="Times New Roman" w:hAnsi="Times New Roman" w:cs="Times New Roman"/>
          <w:b/>
          <w:bCs/>
          <w:color w:val="000000" w:themeColor="text1"/>
          <w:sz w:val="24"/>
          <w:szCs w:val="24"/>
        </w:rPr>
        <w:t>delete a payee</w:t>
      </w:r>
      <w:r w:rsidRPr="3B1E09C7">
        <w:rPr>
          <w:rFonts w:ascii="Times New Roman" w:eastAsia="Times New Roman" w:hAnsi="Times New Roman" w:cs="Times New Roman"/>
          <w:color w:val="000000" w:themeColor="text1"/>
          <w:sz w:val="24"/>
          <w:szCs w:val="24"/>
        </w:rPr>
        <w:t xml:space="preserve"> by erasing the payee’s information from a customer’s account.</w:t>
      </w:r>
    </w:p>
    <w:p w14:paraId="41E3A622" w14:textId="06F9D51D" w:rsidR="3B1E09C7" w:rsidRDefault="3B1E09C7" w:rsidP="3B1E09C7">
      <w:pPr>
        <w:pStyle w:val="ListParagraph"/>
        <w:numPr>
          <w:ilvl w:val="0"/>
          <w:numId w:val="16"/>
        </w:numPr>
        <w:spacing w:line="331" w:lineRule="exact"/>
        <w:jc w:val="both"/>
      </w:pPr>
      <w:r w:rsidRPr="3B1E09C7">
        <w:rPr>
          <w:rFonts w:ascii="Times New Roman" w:eastAsia="Times New Roman" w:hAnsi="Times New Roman" w:cs="Times New Roman"/>
          <w:color w:val="000000" w:themeColor="text1"/>
          <w:sz w:val="24"/>
          <w:szCs w:val="24"/>
        </w:rPr>
        <w:t xml:space="preserve">Customer/Customers </w:t>
      </w:r>
      <w:r w:rsidRPr="3B1E09C7">
        <w:rPr>
          <w:rFonts w:ascii="Times New Roman" w:eastAsia="Times New Roman" w:hAnsi="Times New Roman" w:cs="Times New Roman"/>
          <w:b/>
          <w:bCs/>
          <w:color w:val="000000" w:themeColor="text1"/>
          <w:sz w:val="24"/>
          <w:szCs w:val="24"/>
        </w:rPr>
        <w:t>schedule a payment</w:t>
      </w:r>
      <w:r w:rsidRPr="3B1E09C7">
        <w:rPr>
          <w:rFonts w:ascii="Times New Roman" w:eastAsia="Times New Roman" w:hAnsi="Times New Roman" w:cs="Times New Roman"/>
          <w:color w:val="000000" w:themeColor="text1"/>
          <w:sz w:val="24"/>
          <w:szCs w:val="24"/>
        </w:rPr>
        <w:t xml:space="preserve"> by entering the account a customer wants to schedule a payment from, the amount of money needed to be transferred, and the duration.</w:t>
      </w:r>
    </w:p>
    <w:p w14:paraId="3CC4A507" w14:textId="7B6B0940" w:rsidR="3B1E09C7" w:rsidRDefault="3B1E09C7" w:rsidP="3B1E09C7">
      <w:pPr>
        <w:pStyle w:val="ListParagraph"/>
        <w:numPr>
          <w:ilvl w:val="0"/>
          <w:numId w:val="16"/>
        </w:numPr>
        <w:spacing w:line="331" w:lineRule="exact"/>
        <w:jc w:val="both"/>
      </w:pPr>
      <w:r w:rsidRPr="3B1E09C7">
        <w:rPr>
          <w:rFonts w:ascii="Times New Roman" w:eastAsia="Times New Roman" w:hAnsi="Times New Roman" w:cs="Times New Roman"/>
          <w:color w:val="000000" w:themeColor="text1"/>
          <w:sz w:val="24"/>
          <w:szCs w:val="24"/>
        </w:rPr>
        <w:t xml:space="preserve">Customer/Customers </w:t>
      </w:r>
      <w:r w:rsidRPr="3B1E09C7">
        <w:rPr>
          <w:rFonts w:ascii="Times New Roman" w:eastAsia="Times New Roman" w:hAnsi="Times New Roman" w:cs="Times New Roman"/>
          <w:b/>
          <w:bCs/>
          <w:color w:val="000000" w:themeColor="text1"/>
          <w:sz w:val="24"/>
          <w:szCs w:val="24"/>
        </w:rPr>
        <w:t>modify a payment</w:t>
      </w:r>
      <w:r w:rsidRPr="3B1E09C7">
        <w:rPr>
          <w:rFonts w:ascii="Times New Roman" w:eastAsia="Times New Roman" w:hAnsi="Times New Roman" w:cs="Times New Roman"/>
          <w:color w:val="000000" w:themeColor="text1"/>
          <w:sz w:val="24"/>
          <w:szCs w:val="24"/>
        </w:rPr>
        <w:t xml:space="preserve"> by changing either the payment amount or its delivery date.</w:t>
      </w:r>
    </w:p>
    <w:p w14:paraId="0DE971CB" w14:textId="0CD376E1" w:rsidR="3B1E09C7" w:rsidRDefault="3B1E09C7" w:rsidP="3B1E09C7">
      <w:pPr>
        <w:pStyle w:val="ListParagraph"/>
        <w:numPr>
          <w:ilvl w:val="0"/>
          <w:numId w:val="16"/>
        </w:numPr>
        <w:spacing w:line="331" w:lineRule="exact"/>
        <w:jc w:val="both"/>
      </w:pPr>
      <w:r w:rsidRPr="3B1E09C7">
        <w:rPr>
          <w:rFonts w:ascii="Times New Roman" w:eastAsia="Times New Roman" w:hAnsi="Times New Roman" w:cs="Times New Roman"/>
          <w:color w:val="000000" w:themeColor="text1"/>
          <w:sz w:val="24"/>
          <w:szCs w:val="24"/>
        </w:rPr>
        <w:t xml:space="preserve">Customer/Customers </w:t>
      </w:r>
      <w:r w:rsidRPr="3B1E09C7">
        <w:rPr>
          <w:rFonts w:ascii="Times New Roman" w:eastAsia="Times New Roman" w:hAnsi="Times New Roman" w:cs="Times New Roman"/>
          <w:b/>
          <w:bCs/>
          <w:color w:val="000000" w:themeColor="text1"/>
          <w:sz w:val="24"/>
          <w:szCs w:val="24"/>
        </w:rPr>
        <w:t>cancel a payment</w:t>
      </w:r>
      <w:r w:rsidRPr="3B1E09C7">
        <w:rPr>
          <w:rFonts w:ascii="Times New Roman" w:eastAsia="Times New Roman" w:hAnsi="Times New Roman" w:cs="Times New Roman"/>
          <w:color w:val="000000" w:themeColor="text1"/>
          <w:sz w:val="24"/>
          <w:szCs w:val="24"/>
        </w:rPr>
        <w:t xml:space="preserve"> by erasing the information related to the given payment.</w:t>
      </w:r>
    </w:p>
    <w:p w14:paraId="62D589E0" w14:textId="551F2EBD" w:rsidR="3B1E09C7" w:rsidRDefault="3B1E09C7" w:rsidP="3B1E09C7">
      <w:pPr>
        <w:pStyle w:val="ListParagraph"/>
        <w:numPr>
          <w:ilvl w:val="0"/>
          <w:numId w:val="16"/>
        </w:numPr>
        <w:spacing w:line="331" w:lineRule="exact"/>
        <w:jc w:val="both"/>
      </w:pPr>
      <w:r w:rsidRPr="3B1E09C7">
        <w:rPr>
          <w:rFonts w:ascii="Times New Roman" w:eastAsia="Times New Roman" w:hAnsi="Times New Roman" w:cs="Times New Roman"/>
          <w:color w:val="000000" w:themeColor="text1"/>
          <w:sz w:val="24"/>
          <w:szCs w:val="24"/>
        </w:rPr>
        <w:t>Customer/Customers</w:t>
      </w:r>
      <w:r w:rsidRPr="3B1E09C7">
        <w:rPr>
          <w:rFonts w:ascii="Times New Roman" w:eastAsia="Times New Roman" w:hAnsi="Times New Roman" w:cs="Times New Roman"/>
          <w:b/>
          <w:bCs/>
          <w:color w:val="000000" w:themeColor="text1"/>
          <w:sz w:val="24"/>
          <w:szCs w:val="24"/>
        </w:rPr>
        <w:t xml:space="preserve"> logout </w:t>
      </w:r>
      <w:r w:rsidRPr="3B1E09C7">
        <w:rPr>
          <w:rFonts w:ascii="Times New Roman" w:eastAsia="Times New Roman" w:hAnsi="Times New Roman" w:cs="Times New Roman"/>
          <w:color w:val="000000" w:themeColor="text1"/>
          <w:sz w:val="24"/>
          <w:szCs w:val="24"/>
        </w:rPr>
        <w:t>by making the system forget a customer’s banking information on a given static device.</w:t>
      </w:r>
    </w:p>
    <w:p w14:paraId="0D013E86" w14:textId="37AE910F" w:rsidR="3B1E09C7" w:rsidRDefault="3B1E09C7" w:rsidP="3B1E09C7">
      <w:pPr>
        <w:pStyle w:val="ListParagraph"/>
        <w:numPr>
          <w:ilvl w:val="0"/>
          <w:numId w:val="16"/>
        </w:numPr>
        <w:spacing w:line="331" w:lineRule="exact"/>
        <w:jc w:val="both"/>
      </w:pPr>
      <w:r w:rsidRPr="3B1E09C7">
        <w:rPr>
          <w:rFonts w:ascii="Times New Roman" w:eastAsia="Times New Roman" w:hAnsi="Times New Roman" w:cs="Times New Roman"/>
          <w:color w:val="000000" w:themeColor="text1"/>
          <w:sz w:val="24"/>
          <w:szCs w:val="24"/>
        </w:rPr>
        <w:t xml:space="preserve">Customer/Customers see their </w:t>
      </w:r>
      <w:r w:rsidRPr="3B1E09C7">
        <w:rPr>
          <w:rFonts w:ascii="Times New Roman" w:eastAsia="Times New Roman" w:hAnsi="Times New Roman" w:cs="Times New Roman"/>
          <w:b/>
          <w:bCs/>
          <w:color w:val="000000" w:themeColor="text1"/>
          <w:sz w:val="24"/>
          <w:szCs w:val="24"/>
        </w:rPr>
        <w:t>account overview</w:t>
      </w:r>
      <w:r w:rsidRPr="3B1E09C7">
        <w:rPr>
          <w:rFonts w:ascii="Times New Roman" w:eastAsia="Times New Roman" w:hAnsi="Times New Roman" w:cs="Times New Roman"/>
          <w:color w:val="000000" w:themeColor="text1"/>
          <w:sz w:val="24"/>
          <w:szCs w:val="24"/>
        </w:rPr>
        <w:t xml:space="preserve"> once they login successfully</w:t>
      </w:r>
    </w:p>
    <w:p w14:paraId="55926D3B" w14:textId="3588D3C7" w:rsidR="3B1E09C7" w:rsidRDefault="3B1E09C7" w:rsidP="3B1E09C7">
      <w:pPr>
        <w:pStyle w:val="ListParagraph"/>
        <w:numPr>
          <w:ilvl w:val="0"/>
          <w:numId w:val="16"/>
        </w:numPr>
        <w:spacing w:line="331" w:lineRule="exact"/>
        <w:jc w:val="both"/>
      </w:pPr>
      <w:r w:rsidRPr="3B1E09C7">
        <w:rPr>
          <w:rFonts w:ascii="Times New Roman" w:eastAsia="Times New Roman" w:hAnsi="Times New Roman" w:cs="Times New Roman"/>
          <w:color w:val="000000" w:themeColor="text1"/>
          <w:sz w:val="24"/>
          <w:szCs w:val="24"/>
        </w:rPr>
        <w:lastRenderedPageBreak/>
        <w:t>Customer/Customers</w:t>
      </w:r>
      <w:r w:rsidRPr="3B1E09C7">
        <w:rPr>
          <w:rFonts w:ascii="Times New Roman" w:eastAsia="Times New Roman" w:hAnsi="Times New Roman" w:cs="Times New Roman"/>
          <w:b/>
          <w:bCs/>
          <w:color w:val="000000" w:themeColor="text1"/>
          <w:sz w:val="24"/>
          <w:szCs w:val="24"/>
        </w:rPr>
        <w:t xml:space="preserve"> transfer</w:t>
      </w:r>
      <w:r w:rsidRPr="3B1E09C7">
        <w:rPr>
          <w:rFonts w:ascii="Times New Roman" w:eastAsia="Times New Roman" w:hAnsi="Times New Roman" w:cs="Times New Roman"/>
          <w:color w:val="000000" w:themeColor="text1"/>
          <w:sz w:val="24"/>
          <w:szCs w:val="24"/>
        </w:rPr>
        <w:t xml:space="preserve"> an amount of money from their Checking/Savings account to their Savings/Checking account after selecting source and destination and entering the amount.</w:t>
      </w:r>
    </w:p>
    <w:p w14:paraId="4D5EA01C" w14:textId="58D8E594" w:rsidR="3B1E09C7" w:rsidRDefault="3B1E09C7" w:rsidP="3B1E09C7">
      <w:pPr>
        <w:pStyle w:val="ListParagraph"/>
        <w:numPr>
          <w:ilvl w:val="0"/>
          <w:numId w:val="16"/>
        </w:numPr>
        <w:spacing w:line="331" w:lineRule="exact"/>
        <w:jc w:val="both"/>
      </w:pPr>
      <w:r w:rsidRPr="3B1E09C7">
        <w:rPr>
          <w:rFonts w:ascii="Times New Roman" w:eastAsia="Times New Roman" w:hAnsi="Times New Roman" w:cs="Times New Roman"/>
          <w:color w:val="000000" w:themeColor="text1"/>
          <w:sz w:val="24"/>
          <w:szCs w:val="24"/>
        </w:rPr>
        <w:t xml:space="preserve">Customer/Customers set up </w:t>
      </w:r>
      <w:r w:rsidRPr="3B1E09C7">
        <w:rPr>
          <w:rFonts w:ascii="Times New Roman" w:eastAsia="Times New Roman" w:hAnsi="Times New Roman" w:cs="Times New Roman"/>
          <w:b/>
          <w:bCs/>
          <w:color w:val="000000" w:themeColor="text1"/>
          <w:sz w:val="24"/>
          <w:szCs w:val="24"/>
        </w:rPr>
        <w:t xml:space="preserve">bill pay </w:t>
      </w:r>
      <w:r w:rsidRPr="3B1E09C7">
        <w:rPr>
          <w:rFonts w:ascii="Times New Roman" w:eastAsia="Times New Roman" w:hAnsi="Times New Roman" w:cs="Times New Roman"/>
          <w:color w:val="000000" w:themeColor="text1"/>
          <w:sz w:val="24"/>
          <w:szCs w:val="24"/>
        </w:rPr>
        <w:t>by scheduling their payments and entering the amount of money they want to be sent to each of the bills.</w:t>
      </w:r>
    </w:p>
    <w:p w14:paraId="63C4D978" w14:textId="1016D6AD" w:rsidR="7500CCF5" w:rsidRDefault="7500CCF5" w:rsidP="7500CCF5">
      <w:pPr>
        <w:pStyle w:val="ListParagraph"/>
        <w:numPr>
          <w:ilvl w:val="0"/>
          <w:numId w:val="16"/>
        </w:numPr>
        <w:spacing w:line="331" w:lineRule="exact"/>
        <w:jc w:val="both"/>
      </w:pPr>
      <w:r w:rsidRPr="7500CCF5">
        <w:rPr>
          <w:rFonts w:ascii="Times New Roman" w:eastAsia="Times New Roman" w:hAnsi="Times New Roman" w:cs="Times New Roman"/>
          <w:color w:val="000000" w:themeColor="text1"/>
          <w:sz w:val="24"/>
          <w:szCs w:val="24"/>
        </w:rPr>
        <w:t xml:space="preserve">Customer/Customers </w:t>
      </w:r>
      <w:r w:rsidRPr="7500CCF5">
        <w:rPr>
          <w:rFonts w:ascii="Times New Roman" w:eastAsia="Times New Roman" w:hAnsi="Times New Roman" w:cs="Times New Roman"/>
          <w:b/>
          <w:bCs/>
          <w:color w:val="000000" w:themeColor="text1"/>
          <w:sz w:val="24"/>
          <w:szCs w:val="24"/>
        </w:rPr>
        <w:t>view statements</w:t>
      </w:r>
      <w:r w:rsidRPr="7500CCF5">
        <w:rPr>
          <w:rFonts w:ascii="Times New Roman" w:eastAsia="Times New Roman" w:hAnsi="Times New Roman" w:cs="Times New Roman"/>
          <w:color w:val="000000" w:themeColor="text1"/>
          <w:sz w:val="24"/>
          <w:szCs w:val="24"/>
        </w:rPr>
        <w:t xml:space="preserve"> by going to the “View Statements” page from the account overview page.</w:t>
      </w:r>
    </w:p>
    <w:p w14:paraId="7B929C2F" w14:textId="19CCD043" w:rsidR="7500CCF5" w:rsidRDefault="7500CCF5" w:rsidP="4CB70E71">
      <w:pPr>
        <w:spacing w:line="331" w:lineRule="exact"/>
        <w:ind w:left="360"/>
        <w:jc w:val="both"/>
        <w:rPr>
          <w:rFonts w:ascii="Times New Roman" w:eastAsia="Times New Roman" w:hAnsi="Times New Roman" w:cs="Times New Roman"/>
          <w:color w:val="000000" w:themeColor="text1"/>
          <w:sz w:val="24"/>
          <w:szCs w:val="24"/>
        </w:rPr>
      </w:pPr>
    </w:p>
    <w:tbl>
      <w:tblPr>
        <w:tblStyle w:val="GridTable1Light-Accent1"/>
        <w:tblW w:w="9360" w:type="dxa"/>
        <w:tblInd w:w="-5" w:type="dxa"/>
        <w:tblLayout w:type="fixed"/>
        <w:tblLook w:val="06A0" w:firstRow="1" w:lastRow="0" w:firstColumn="1" w:lastColumn="0" w:noHBand="1" w:noVBand="1"/>
      </w:tblPr>
      <w:tblGrid>
        <w:gridCol w:w="9360"/>
      </w:tblGrid>
      <w:tr w:rsidR="4CB70E71" w14:paraId="6B5B9E51" w14:textId="77777777" w:rsidTr="00100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shd w:val="clear" w:color="auto" w:fill="9CC2E5" w:themeFill="accent1" w:themeFillTint="99"/>
          </w:tcPr>
          <w:p w14:paraId="2EC365DA" w14:textId="23D7CAB1" w:rsidR="4CB70E71" w:rsidRDefault="4CB70E71" w:rsidP="4CB70E71">
            <w:r w:rsidRPr="4CB70E71">
              <w:rPr>
                <w:rFonts w:ascii="Times New Roman" w:eastAsia="Times New Roman" w:hAnsi="Times New Roman" w:cs="Times New Roman"/>
                <w:color w:val="7030A0"/>
                <w:sz w:val="31"/>
                <w:szCs w:val="31"/>
                <w:u w:val="single"/>
              </w:rPr>
              <w:t>3. Analysis Model</w:t>
            </w:r>
          </w:p>
        </w:tc>
      </w:tr>
    </w:tbl>
    <w:p w14:paraId="26257146" w14:textId="2CB6D69D" w:rsidR="3B1E09C7" w:rsidRDefault="5D7DB914" w:rsidP="5D7DB914">
      <w:pPr>
        <w:spacing w:line="331" w:lineRule="exact"/>
        <w:jc w:val="both"/>
        <w:rPr>
          <w:rFonts w:ascii="Times New Roman" w:eastAsia="Times New Roman" w:hAnsi="Times New Roman" w:cs="Times New Roman"/>
          <w:b/>
          <w:bCs/>
          <w:color w:val="000000" w:themeColor="text1"/>
          <w:sz w:val="24"/>
          <w:szCs w:val="24"/>
        </w:rPr>
      </w:pPr>
      <w:r w:rsidRPr="5D7DB914">
        <w:rPr>
          <w:rFonts w:ascii="Times New Roman" w:eastAsia="Times New Roman" w:hAnsi="Times New Roman" w:cs="Times New Roman"/>
          <w:b/>
          <w:bCs/>
          <w:color w:val="000000" w:themeColor="text1"/>
          <w:sz w:val="24"/>
          <w:szCs w:val="24"/>
        </w:rPr>
        <w:t>3.1 A customer is able to sign up.</w:t>
      </w:r>
    </w:p>
    <w:p w14:paraId="02D4B9CE" w14:textId="794C4264"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t>Functional Model:</w:t>
      </w:r>
    </w:p>
    <w:p w14:paraId="19B22930" w14:textId="77D9BD43" w:rsidR="3B1E09C7" w:rsidRDefault="3B1E09C7" w:rsidP="3B1E09C7">
      <w:pPr>
        <w:spacing w:line="331" w:lineRule="exact"/>
        <w:jc w:val="both"/>
      </w:pPr>
      <w:r w:rsidRPr="3B1E09C7">
        <w:rPr>
          <w:rFonts w:ascii="Times New Roman" w:eastAsia="Times New Roman" w:hAnsi="Times New Roman" w:cs="Times New Roman"/>
          <w:color w:val="000000" w:themeColor="text1"/>
          <w:sz w:val="24"/>
          <w:szCs w:val="24"/>
        </w:rPr>
        <w:t>Functionality: Customers sign up by entering their personal information.</w:t>
      </w:r>
    </w:p>
    <w:p w14:paraId="4110008A" w14:textId="3597F7B4" w:rsidR="3B1E09C7" w:rsidRDefault="7CC5B521" w:rsidP="3B1E09C7">
      <w:pPr>
        <w:spacing w:line="331" w:lineRule="exact"/>
        <w:jc w:val="both"/>
      </w:pPr>
      <w:r w:rsidRPr="7CC5B521">
        <w:rPr>
          <w:rFonts w:ascii="Times New Roman" w:eastAsia="Times New Roman" w:hAnsi="Times New Roman" w:cs="Times New Roman"/>
          <w:color w:val="000000" w:themeColor="text1"/>
          <w:sz w:val="24"/>
          <w:szCs w:val="24"/>
        </w:rPr>
        <w:t xml:space="preserve">Functionality name: </w:t>
      </w:r>
      <w:proofErr w:type="spellStart"/>
      <w:r w:rsidRPr="7CC5B521">
        <w:rPr>
          <w:rFonts w:ascii="Times New Roman" w:eastAsia="Times New Roman" w:hAnsi="Times New Roman" w:cs="Times New Roman"/>
          <w:b/>
          <w:bCs/>
          <w:color w:val="000000" w:themeColor="text1"/>
          <w:sz w:val="24"/>
          <w:szCs w:val="24"/>
        </w:rPr>
        <w:t>SignUp</w:t>
      </w:r>
      <w:proofErr w:type="spellEnd"/>
    </w:p>
    <w:p w14:paraId="61D86AF0" w14:textId="20430F78"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Scenarios</w:t>
      </w:r>
    </w:p>
    <w:p w14:paraId="6380D20A" w14:textId="1CB83819" w:rsidR="3B1E09C7" w:rsidRDefault="7CC5B521" w:rsidP="4F29C669">
      <w:pPr>
        <w:spacing w:line="331" w:lineRule="exact"/>
        <w:jc w:val="both"/>
      </w:pPr>
      <w:r w:rsidRPr="7CC5B521">
        <w:rPr>
          <w:rFonts w:ascii="Times New Roman" w:eastAsia="Times New Roman" w:hAnsi="Times New Roman" w:cs="Times New Roman"/>
          <w:b/>
          <w:bCs/>
          <w:color w:val="000000" w:themeColor="text1"/>
          <w:sz w:val="24"/>
          <w:szCs w:val="24"/>
        </w:rPr>
        <w:t>Example 1:</w:t>
      </w:r>
      <w:r w:rsidRPr="7CC5B521">
        <w:rPr>
          <w:rFonts w:ascii="Times New Roman" w:eastAsia="Times New Roman" w:hAnsi="Times New Roman" w:cs="Times New Roman"/>
          <w:color w:val="000000" w:themeColor="text1"/>
          <w:sz w:val="24"/>
          <w:szCs w:val="24"/>
        </w:rPr>
        <w:t xml:space="preserve"> Susan attempts to sign up as Susan Smith with her email </w:t>
      </w:r>
      <w:hyperlink r:id="rId8">
        <w:r w:rsidRPr="7CC5B521">
          <w:rPr>
            <w:rStyle w:val="Hyperlink"/>
            <w:rFonts w:ascii="Times New Roman" w:eastAsia="Times New Roman" w:hAnsi="Times New Roman" w:cs="Times New Roman"/>
            <w:color w:val="1155CC"/>
            <w:sz w:val="24"/>
            <w:szCs w:val="24"/>
          </w:rPr>
          <w:t>smith@gmail.com</w:t>
        </w:r>
      </w:hyperlink>
      <w:r w:rsidRPr="7CC5B521">
        <w:rPr>
          <w:rFonts w:ascii="Times New Roman" w:eastAsia="Times New Roman" w:hAnsi="Times New Roman" w:cs="Times New Roman"/>
          <w:color w:val="000000" w:themeColor="text1"/>
          <w:sz w:val="24"/>
          <w:szCs w:val="24"/>
        </w:rPr>
        <w:t xml:space="preserve"> and with her </w:t>
      </w:r>
      <w:proofErr w:type="spellStart"/>
      <w:r w:rsidRPr="7CC5B521">
        <w:rPr>
          <w:rFonts w:ascii="Times New Roman" w:eastAsia="Times New Roman" w:hAnsi="Times New Roman" w:cs="Times New Roman"/>
          <w:color w:val="000000" w:themeColor="text1"/>
          <w:sz w:val="24"/>
          <w:szCs w:val="24"/>
        </w:rPr>
        <w:t>CustomerId</w:t>
      </w:r>
      <w:proofErr w:type="spellEnd"/>
      <w:r w:rsidRPr="7CC5B521">
        <w:rPr>
          <w:rFonts w:ascii="Times New Roman" w:eastAsia="Times New Roman" w:hAnsi="Times New Roman" w:cs="Times New Roman"/>
          <w:color w:val="000000" w:themeColor="text1"/>
          <w:sz w:val="24"/>
          <w:szCs w:val="24"/>
        </w:rPr>
        <w:t xml:space="preserve"> Susan123 or SSN 123-34-5678 as well as with her password Susan@4422 on 5/01/2018 at 2:00PM. Scenario of an example above.</w:t>
      </w:r>
    </w:p>
    <w:tbl>
      <w:tblPr>
        <w:tblStyle w:val="PlainTable2"/>
        <w:tblW w:w="0" w:type="auto"/>
        <w:tblLook w:val="04A0" w:firstRow="1" w:lastRow="0" w:firstColumn="1" w:lastColumn="0" w:noHBand="0" w:noVBand="1"/>
      </w:tblPr>
      <w:tblGrid>
        <w:gridCol w:w="2955"/>
        <w:gridCol w:w="6405"/>
      </w:tblGrid>
      <w:tr w:rsidR="3B1E09C7" w14:paraId="1C271BEE"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7F19D0E9"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494B8C84" w14:textId="71BFF139" w:rsidR="3B1E09C7" w:rsidRDefault="7CC5B521" w:rsidP="3B1E09C7">
            <w:pPr>
              <w:spacing w:line="331" w:lineRule="exact"/>
              <w:cnfStyle w:val="100000000000" w:firstRow="1" w:lastRow="0" w:firstColumn="0" w:lastColumn="0" w:oddVBand="0" w:evenVBand="0" w:oddHBand="0" w:evenHBand="0" w:firstRowFirstColumn="0" w:firstRowLastColumn="0" w:lastRowFirstColumn="0" w:lastRowLastColumn="0"/>
            </w:pPr>
            <w:proofErr w:type="spellStart"/>
            <w:r w:rsidRPr="7CC5B521">
              <w:rPr>
                <w:rFonts w:ascii="Times New Roman" w:eastAsia="Times New Roman" w:hAnsi="Times New Roman" w:cs="Times New Roman"/>
                <w:b w:val="0"/>
                <w:bCs w:val="0"/>
                <w:color w:val="000000" w:themeColor="text1"/>
                <w:sz w:val="24"/>
                <w:szCs w:val="24"/>
                <w:u w:val="single"/>
              </w:rPr>
              <w:t>SignUpSuccessful:SignUp</w:t>
            </w:r>
            <w:proofErr w:type="spellEnd"/>
          </w:p>
        </w:tc>
      </w:tr>
      <w:tr w:rsidR="3B1E09C7" w14:paraId="0A4C3ECD"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5F823751"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7DCF1B7D" w14:textId="013A16CB" w:rsidR="3B1E09C7" w:rsidRDefault="7CC5B521" w:rsidP="7CC5B5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color w:val="000000" w:themeColor="text1"/>
                <w:sz w:val="24"/>
                <w:szCs w:val="24"/>
                <w:u w:val="single"/>
              </w:rPr>
              <w:t>Susan:Customer</w:t>
            </w:r>
            <w:proofErr w:type="spellEnd"/>
          </w:p>
        </w:tc>
      </w:tr>
      <w:tr w:rsidR="3B1E09C7" w14:paraId="793BBFE8"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5FBAC825"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3CAD0AA1" w14:textId="1DB8CF70" w:rsidR="3B1E09C7" w:rsidRDefault="7CC5B521" w:rsidP="7CC5B521">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 Susan activates the “</w:t>
            </w:r>
            <w:proofErr w:type="spellStart"/>
            <w:r w:rsidRPr="7CC5B521">
              <w:rPr>
                <w:rFonts w:ascii="Times New Roman" w:eastAsia="Times New Roman" w:hAnsi="Times New Roman" w:cs="Times New Roman"/>
                <w:color w:val="000000" w:themeColor="text1"/>
                <w:sz w:val="24"/>
                <w:szCs w:val="24"/>
              </w:rPr>
              <w:t>SignUp</w:t>
            </w:r>
            <w:proofErr w:type="spellEnd"/>
            <w:r w:rsidRPr="7CC5B521">
              <w:rPr>
                <w:rFonts w:ascii="Times New Roman" w:eastAsia="Times New Roman" w:hAnsi="Times New Roman" w:cs="Times New Roman"/>
                <w:color w:val="000000" w:themeColor="text1"/>
                <w:sz w:val="24"/>
                <w:szCs w:val="24"/>
              </w:rPr>
              <w:t>” function of the system by clicking on SIGN UP.</w:t>
            </w:r>
          </w:p>
          <w:p w14:paraId="09D0D5A8" w14:textId="6F9166C1" w:rsidR="3B1E09C7" w:rsidRDefault="5D7DB914" w:rsidP="5D7DB914">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2. Susan enters Susan, her first name, Smith, her last         name,  </w:t>
            </w:r>
            <w:hyperlink r:id="rId9">
              <w:r w:rsidRPr="5D7DB914">
                <w:rPr>
                  <w:rStyle w:val="Hyperlink"/>
                  <w:rFonts w:ascii="Times New Roman" w:eastAsia="Times New Roman" w:hAnsi="Times New Roman" w:cs="Times New Roman"/>
                  <w:color w:val="000000" w:themeColor="text1"/>
                  <w:sz w:val="24"/>
                  <w:szCs w:val="24"/>
                </w:rPr>
                <w:t>smith@gmail.com</w:t>
              </w:r>
            </w:hyperlink>
            <w:r w:rsidRPr="5D7DB914">
              <w:rPr>
                <w:rFonts w:ascii="Times New Roman" w:eastAsia="Times New Roman" w:hAnsi="Times New Roman" w:cs="Times New Roman"/>
                <w:color w:val="000000" w:themeColor="text1"/>
                <w:sz w:val="24"/>
                <w:szCs w:val="24"/>
              </w:rPr>
              <w:t>, her email, 123-34- 5678 her social security number, Susan@4422, her password, Susan@4422, her  confirmed password</w:t>
            </w:r>
            <w:r w:rsidR="3B1E09C7">
              <w:br/>
            </w:r>
            <w:r w:rsidRPr="5D7DB914">
              <w:rPr>
                <w:rFonts w:ascii="Times New Roman" w:eastAsia="Times New Roman" w:hAnsi="Times New Roman" w:cs="Times New Roman"/>
                <w:color w:val="000000" w:themeColor="text1"/>
                <w:sz w:val="24"/>
                <w:szCs w:val="24"/>
              </w:rPr>
              <w:t>3. Susan signs up by clicking SUBMIT.</w:t>
            </w:r>
          </w:p>
          <w:p w14:paraId="65BD4495" w14:textId="467B2B73" w:rsidR="3B1E09C7" w:rsidRDefault="5D7DB914" w:rsidP="5D7DB914">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4. The system shows “Sign Up Successful”.</w:t>
            </w:r>
          </w:p>
        </w:tc>
      </w:tr>
    </w:tbl>
    <w:p w14:paraId="185FEB3A" w14:textId="2E7F15F5" w:rsidR="3B1E09C7" w:rsidRDefault="5D7DB914" w:rsidP="7500CCF5">
      <w:pPr>
        <w:jc w:val="center"/>
        <w:rPr>
          <w:rFonts w:ascii="Times New Roman" w:eastAsia="Times New Roman" w:hAnsi="Times New Roman" w:cs="Times New Roman"/>
          <w:b/>
          <w:bCs/>
        </w:rPr>
      </w:pPr>
      <w:r w:rsidRPr="5D7DB914">
        <w:rPr>
          <w:rFonts w:ascii="Times New Roman" w:eastAsia="Times New Roman" w:hAnsi="Times New Roman" w:cs="Times New Roman"/>
          <w:b/>
          <w:bCs/>
        </w:rPr>
        <w:t>[Table: 1 Sign Up Successful Scenario]</w:t>
      </w:r>
    </w:p>
    <w:p w14:paraId="158EA38F" w14:textId="424FF9DA" w:rsidR="3B1E09C7" w:rsidRDefault="3B1E09C7" w:rsidP="5D7DB914">
      <w:pPr>
        <w:spacing w:line="331" w:lineRule="exact"/>
        <w:jc w:val="center"/>
        <w:rPr>
          <w:rFonts w:ascii="Times New Roman" w:eastAsia="Times New Roman" w:hAnsi="Times New Roman" w:cs="Times New Roman"/>
          <w:b/>
          <w:bCs/>
        </w:rPr>
      </w:pPr>
    </w:p>
    <w:p w14:paraId="61372DE2" w14:textId="2C41A530" w:rsidR="3B1E09C7" w:rsidRDefault="7CC5B521" w:rsidP="7CC5B521">
      <w:pPr>
        <w:spacing w:line="331" w:lineRule="exact"/>
        <w:jc w:val="both"/>
        <w:rPr>
          <w:rFonts w:ascii="Times New Roman" w:eastAsia="Times New Roman" w:hAnsi="Times New Roman" w:cs="Times New Roman"/>
          <w:b/>
          <w:bCs/>
          <w:color w:val="000000" w:themeColor="text1"/>
          <w:sz w:val="24"/>
          <w:szCs w:val="24"/>
        </w:rPr>
      </w:pPr>
      <w:r w:rsidRPr="7CC5B521">
        <w:rPr>
          <w:rFonts w:ascii="Times New Roman" w:eastAsia="Times New Roman" w:hAnsi="Times New Roman" w:cs="Times New Roman"/>
          <w:b/>
          <w:bCs/>
          <w:color w:val="000000" w:themeColor="text1"/>
          <w:sz w:val="24"/>
          <w:szCs w:val="24"/>
        </w:rPr>
        <w:t>Example 2:</w:t>
      </w:r>
      <w:r w:rsidRPr="7CC5B521">
        <w:rPr>
          <w:rFonts w:ascii="Times New Roman" w:eastAsia="Times New Roman" w:hAnsi="Times New Roman" w:cs="Times New Roman"/>
          <w:color w:val="000000" w:themeColor="text1"/>
          <w:sz w:val="24"/>
          <w:szCs w:val="24"/>
        </w:rPr>
        <w:t xml:space="preserve">  Susan attempts to sign up as Susan Smith with her email </w:t>
      </w:r>
      <w:hyperlink r:id="rId10">
        <w:r w:rsidRPr="7CC5B521">
          <w:rPr>
            <w:rStyle w:val="Hyperlink"/>
            <w:rFonts w:ascii="Times New Roman" w:eastAsia="Times New Roman" w:hAnsi="Times New Roman" w:cs="Times New Roman"/>
            <w:color w:val="1155CC"/>
            <w:sz w:val="24"/>
            <w:szCs w:val="24"/>
          </w:rPr>
          <w:t>smith@gmail.com</w:t>
        </w:r>
      </w:hyperlink>
      <w:r w:rsidRPr="7CC5B521">
        <w:rPr>
          <w:rFonts w:ascii="Times New Roman" w:eastAsia="Times New Roman" w:hAnsi="Times New Roman" w:cs="Times New Roman"/>
          <w:color w:val="000000" w:themeColor="text1"/>
          <w:sz w:val="24"/>
          <w:szCs w:val="24"/>
        </w:rPr>
        <w:t xml:space="preserve"> and with her </w:t>
      </w:r>
      <w:proofErr w:type="spellStart"/>
      <w:r w:rsidRPr="7CC5B521">
        <w:rPr>
          <w:rFonts w:ascii="Times New Roman" w:eastAsia="Times New Roman" w:hAnsi="Times New Roman" w:cs="Times New Roman"/>
          <w:color w:val="000000" w:themeColor="text1"/>
          <w:sz w:val="24"/>
          <w:szCs w:val="24"/>
        </w:rPr>
        <w:t>CustomerId</w:t>
      </w:r>
      <w:proofErr w:type="spellEnd"/>
      <w:r w:rsidRPr="7CC5B521">
        <w:rPr>
          <w:rFonts w:ascii="Times New Roman" w:eastAsia="Times New Roman" w:hAnsi="Times New Roman" w:cs="Times New Roman"/>
          <w:color w:val="000000" w:themeColor="text1"/>
          <w:sz w:val="24"/>
          <w:szCs w:val="24"/>
        </w:rPr>
        <w:t xml:space="preserve"> Susan123 or SSN 123-34-5678 as well as with her password Susan@4422 on 5/01/2018 at 2:00PM. Scenario of an example above.</w:t>
      </w:r>
    </w:p>
    <w:tbl>
      <w:tblPr>
        <w:tblStyle w:val="PlainTable2"/>
        <w:tblW w:w="0" w:type="auto"/>
        <w:tblLook w:val="04A0" w:firstRow="1" w:lastRow="0" w:firstColumn="1" w:lastColumn="0" w:noHBand="0" w:noVBand="1"/>
      </w:tblPr>
      <w:tblGrid>
        <w:gridCol w:w="2955"/>
        <w:gridCol w:w="6405"/>
      </w:tblGrid>
      <w:tr w:rsidR="3B1E09C7" w14:paraId="1E7242D5"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331B5F39" w14:textId="398BB273" w:rsidR="3B1E09C7" w:rsidRDefault="5D7DB914" w:rsidP="5D7DB914">
            <w:pPr>
              <w:rPr>
                <w:rFonts w:ascii="Times New Roman" w:eastAsia="Times New Roman" w:hAnsi="Times New Roman" w:cs="Times New Roman"/>
                <w:i/>
                <w:iCs/>
                <w:color w:val="000000" w:themeColor="text1"/>
                <w:sz w:val="24"/>
                <w:szCs w:val="24"/>
              </w:rPr>
            </w:pPr>
            <w:r w:rsidRPr="5D7DB914">
              <w:rPr>
                <w:rFonts w:ascii="Times New Roman" w:eastAsia="Times New Roman" w:hAnsi="Times New Roman" w:cs="Times New Roman"/>
                <w:i/>
                <w:iCs/>
                <w:color w:val="000000" w:themeColor="text1"/>
                <w:sz w:val="24"/>
                <w:szCs w:val="24"/>
              </w:rPr>
              <w:t>Use case name</w:t>
            </w:r>
          </w:p>
        </w:tc>
        <w:tc>
          <w:tcPr>
            <w:tcW w:w="6405" w:type="dxa"/>
          </w:tcPr>
          <w:p w14:paraId="23DC526B" w14:textId="4D1A0774"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b w:val="0"/>
                <w:bCs w:val="0"/>
                <w:color w:val="000000" w:themeColor="text1"/>
                <w:sz w:val="24"/>
                <w:szCs w:val="24"/>
              </w:rPr>
              <w:t xml:space="preserve">   </w:t>
            </w:r>
            <w:proofErr w:type="spellStart"/>
            <w:r w:rsidRPr="7CC5B521">
              <w:rPr>
                <w:rFonts w:ascii="Times New Roman" w:eastAsia="Times New Roman" w:hAnsi="Times New Roman" w:cs="Times New Roman"/>
                <w:b w:val="0"/>
                <w:bCs w:val="0"/>
                <w:color w:val="000000" w:themeColor="text1"/>
                <w:sz w:val="24"/>
                <w:szCs w:val="24"/>
                <w:u w:val="single"/>
              </w:rPr>
              <w:t>SignUpUnsuccessful:SignUp</w:t>
            </w:r>
            <w:proofErr w:type="spellEnd"/>
          </w:p>
        </w:tc>
      </w:tr>
      <w:tr w:rsidR="3B1E09C7" w14:paraId="6137F180"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251F6DF6"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0A712E20" w14:textId="5A13D589" w:rsidR="3B1E09C7" w:rsidRDefault="7CC5B521" w:rsidP="7CC5B5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   </w:t>
            </w:r>
            <w:proofErr w:type="spellStart"/>
            <w:r w:rsidRPr="7CC5B521">
              <w:rPr>
                <w:rFonts w:ascii="Times New Roman" w:eastAsia="Times New Roman" w:hAnsi="Times New Roman" w:cs="Times New Roman"/>
                <w:color w:val="000000" w:themeColor="text1"/>
                <w:sz w:val="24"/>
                <w:szCs w:val="24"/>
                <w:u w:val="single"/>
              </w:rPr>
              <w:t>Susan:Customer</w:t>
            </w:r>
            <w:proofErr w:type="spellEnd"/>
          </w:p>
        </w:tc>
      </w:tr>
      <w:tr w:rsidR="3B1E09C7" w14:paraId="75D8263E"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0DBDF5DE" w14:textId="20847DAF"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lastRenderedPageBreak/>
              <w:t xml:space="preserve">Flow of Events                                 </w:t>
            </w:r>
          </w:p>
        </w:tc>
        <w:tc>
          <w:tcPr>
            <w:tcW w:w="6405" w:type="dxa"/>
          </w:tcPr>
          <w:p w14:paraId="47CB9808" w14:textId="465233E4" w:rsidR="75C858A6" w:rsidRDefault="5D7DB914" w:rsidP="5D7DB914">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1. Susan activates the “</w:t>
            </w:r>
            <w:proofErr w:type="spellStart"/>
            <w:r w:rsidRPr="5D7DB914">
              <w:rPr>
                <w:rFonts w:ascii="Times New Roman" w:eastAsia="Times New Roman" w:hAnsi="Times New Roman" w:cs="Times New Roman"/>
                <w:color w:val="000000" w:themeColor="text1"/>
                <w:sz w:val="24"/>
                <w:szCs w:val="24"/>
              </w:rPr>
              <w:t>SignUp</w:t>
            </w:r>
            <w:proofErr w:type="spellEnd"/>
            <w:r w:rsidRPr="5D7DB914">
              <w:rPr>
                <w:rFonts w:ascii="Times New Roman" w:eastAsia="Times New Roman" w:hAnsi="Times New Roman" w:cs="Times New Roman"/>
                <w:color w:val="000000" w:themeColor="text1"/>
                <w:sz w:val="24"/>
                <w:szCs w:val="24"/>
              </w:rPr>
              <w:t>” function of the system by clicking on SIGN UP.</w:t>
            </w:r>
            <w:r w:rsidR="75C858A6">
              <w:br/>
            </w:r>
            <w:r w:rsidRPr="5D7DB914">
              <w:rPr>
                <w:rFonts w:ascii="Times New Roman" w:eastAsia="Times New Roman" w:hAnsi="Times New Roman" w:cs="Times New Roman"/>
                <w:color w:val="000000" w:themeColor="text1"/>
                <w:sz w:val="24"/>
                <w:szCs w:val="24"/>
              </w:rPr>
              <w:t xml:space="preserve">2. Susan enters Susan, her first name, Smith, her last name,  </w:t>
            </w:r>
            <w:hyperlink r:id="rId11">
              <w:r w:rsidRPr="5D7DB914">
                <w:rPr>
                  <w:rStyle w:val="Hyperlink"/>
                  <w:rFonts w:ascii="Times New Roman" w:eastAsia="Times New Roman" w:hAnsi="Times New Roman" w:cs="Times New Roman"/>
                  <w:color w:val="000000" w:themeColor="text1"/>
                  <w:sz w:val="24"/>
                  <w:szCs w:val="24"/>
                </w:rPr>
                <w:t>smith@gmail.com</w:t>
              </w:r>
            </w:hyperlink>
            <w:r w:rsidRPr="5D7DB914">
              <w:rPr>
                <w:rFonts w:ascii="Times New Roman" w:eastAsia="Times New Roman" w:hAnsi="Times New Roman" w:cs="Times New Roman"/>
                <w:color w:val="000000" w:themeColor="text1"/>
                <w:sz w:val="24"/>
                <w:szCs w:val="24"/>
              </w:rPr>
              <w:t>, her email, 123-34- 5678 her   social security number, Susan@4422, her password, Susan@442, her confirmed password.</w:t>
            </w:r>
          </w:p>
          <w:p w14:paraId="3BF0DDE6" w14:textId="519C83A3"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3.Susan signs up by clicking SUBMIT.</w:t>
            </w:r>
          </w:p>
          <w:p w14:paraId="6890825F" w14:textId="6E76ACA8" w:rsidR="3B1E09C7" w:rsidRDefault="7CC5B521" w:rsidP="00833A4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           4. The system shows “Sign Up Unsuccessful” because </w:t>
            </w:r>
            <w:r w:rsidR="00833A48">
              <w:rPr>
                <w:rFonts w:ascii="Times New Roman" w:eastAsia="Times New Roman" w:hAnsi="Times New Roman" w:cs="Times New Roman"/>
                <w:color w:val="000000" w:themeColor="text1"/>
                <w:sz w:val="24"/>
                <w:szCs w:val="24"/>
              </w:rPr>
              <w:t>of</w:t>
            </w:r>
            <w:r w:rsidRPr="7CC5B521">
              <w:rPr>
                <w:rFonts w:ascii="Times New Roman" w:eastAsia="Times New Roman" w:hAnsi="Times New Roman" w:cs="Times New Roman"/>
                <w:color w:val="000000" w:themeColor="text1"/>
                <w:sz w:val="24"/>
                <w:szCs w:val="24"/>
              </w:rPr>
              <w:t xml:space="preserve"> </w:t>
            </w:r>
            <w:r w:rsidR="00833A48">
              <w:rPr>
                <w:rFonts w:ascii="Times New Roman" w:eastAsia="Times New Roman" w:hAnsi="Times New Roman" w:cs="Times New Roman"/>
                <w:color w:val="000000" w:themeColor="text1"/>
                <w:sz w:val="24"/>
                <w:szCs w:val="24"/>
              </w:rPr>
              <w:t xml:space="preserve">            </w:t>
            </w:r>
            <w:r w:rsidRPr="7CC5B521">
              <w:rPr>
                <w:rFonts w:ascii="Times New Roman" w:eastAsia="Times New Roman" w:hAnsi="Times New Roman" w:cs="Times New Roman"/>
                <w:color w:val="000000" w:themeColor="text1"/>
                <w:sz w:val="24"/>
                <w:szCs w:val="24"/>
              </w:rPr>
              <w:t xml:space="preserve">               </w:t>
            </w:r>
          </w:p>
          <w:p w14:paraId="295927EF" w14:textId="28CB9E24" w:rsidR="00833A48" w:rsidRDefault="00833A48" w:rsidP="00833A4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               the password is not correct.</w:t>
            </w:r>
          </w:p>
        </w:tc>
      </w:tr>
    </w:tbl>
    <w:p w14:paraId="01DC1266" w14:textId="6F92E57E" w:rsidR="796F8611" w:rsidRDefault="5D7DB914" w:rsidP="7500CCF5">
      <w:pPr>
        <w:jc w:val="center"/>
        <w:rPr>
          <w:rFonts w:ascii="Times New Roman" w:eastAsia="Times New Roman" w:hAnsi="Times New Roman" w:cs="Times New Roman"/>
          <w:b/>
          <w:bCs/>
        </w:rPr>
      </w:pPr>
      <w:r w:rsidRPr="5D7DB914">
        <w:rPr>
          <w:rFonts w:ascii="Times New Roman" w:eastAsia="Times New Roman" w:hAnsi="Times New Roman" w:cs="Times New Roman"/>
          <w:b/>
          <w:bCs/>
        </w:rPr>
        <w:t>[Table: 2 Sign Up Unsuccessful Scenario]</w:t>
      </w:r>
    </w:p>
    <w:p w14:paraId="4E8C1C5A" w14:textId="3F2852B3" w:rsidR="5D7DB914" w:rsidRDefault="5D7DB914" w:rsidP="5D7DB914">
      <w:pPr>
        <w:jc w:val="center"/>
        <w:rPr>
          <w:rFonts w:ascii="Times New Roman" w:eastAsia="Times New Roman" w:hAnsi="Times New Roman" w:cs="Times New Roman"/>
          <w:b/>
          <w:bCs/>
        </w:rPr>
      </w:pPr>
    </w:p>
    <w:p w14:paraId="27433559" w14:textId="651FF0EC" w:rsidR="4F29C669" w:rsidRDefault="7CC5B521" w:rsidP="4F29C669">
      <w:pPr>
        <w:spacing w:line="331" w:lineRule="exact"/>
        <w:jc w:val="both"/>
      </w:pPr>
      <w:r w:rsidRPr="7CC5B521">
        <w:rPr>
          <w:rFonts w:ascii="Times New Roman" w:eastAsia="Times New Roman" w:hAnsi="Times New Roman" w:cs="Times New Roman"/>
          <w:b/>
          <w:bCs/>
          <w:color w:val="000000" w:themeColor="text1"/>
          <w:sz w:val="24"/>
          <w:szCs w:val="24"/>
        </w:rPr>
        <w:t>Example 3:</w:t>
      </w:r>
      <w:r w:rsidRPr="7CC5B521">
        <w:rPr>
          <w:rFonts w:ascii="Times New Roman" w:eastAsia="Times New Roman" w:hAnsi="Times New Roman" w:cs="Times New Roman"/>
          <w:color w:val="000000" w:themeColor="text1"/>
          <w:sz w:val="24"/>
          <w:szCs w:val="24"/>
        </w:rPr>
        <w:t xml:space="preserve">  Susan attempts to sign up as Susan Smith with her email </w:t>
      </w:r>
      <w:hyperlink r:id="rId12">
        <w:r w:rsidRPr="7CC5B521">
          <w:rPr>
            <w:rStyle w:val="Hyperlink"/>
            <w:rFonts w:ascii="Times New Roman" w:eastAsia="Times New Roman" w:hAnsi="Times New Roman" w:cs="Times New Roman"/>
            <w:color w:val="1155CC"/>
            <w:sz w:val="24"/>
            <w:szCs w:val="24"/>
          </w:rPr>
          <w:t>smith@gmail.com</w:t>
        </w:r>
      </w:hyperlink>
      <w:r w:rsidRPr="7CC5B521">
        <w:rPr>
          <w:rFonts w:ascii="Times New Roman" w:eastAsia="Times New Roman" w:hAnsi="Times New Roman" w:cs="Times New Roman"/>
          <w:color w:val="000000" w:themeColor="text1"/>
          <w:sz w:val="24"/>
          <w:szCs w:val="24"/>
        </w:rPr>
        <w:t xml:space="preserve"> and with her </w:t>
      </w:r>
      <w:proofErr w:type="spellStart"/>
      <w:r w:rsidRPr="7CC5B521">
        <w:rPr>
          <w:rFonts w:ascii="Times New Roman" w:eastAsia="Times New Roman" w:hAnsi="Times New Roman" w:cs="Times New Roman"/>
          <w:color w:val="000000" w:themeColor="text1"/>
          <w:sz w:val="24"/>
          <w:szCs w:val="24"/>
        </w:rPr>
        <w:t>CustomerId</w:t>
      </w:r>
      <w:proofErr w:type="spellEnd"/>
      <w:r w:rsidRPr="7CC5B521">
        <w:rPr>
          <w:rFonts w:ascii="Times New Roman" w:eastAsia="Times New Roman" w:hAnsi="Times New Roman" w:cs="Times New Roman"/>
          <w:color w:val="000000" w:themeColor="text1"/>
          <w:sz w:val="24"/>
          <w:szCs w:val="24"/>
        </w:rPr>
        <w:t xml:space="preserve"> Susan123 or SSN 123-34-5678 as well as with her password Susan@4422 on 5/01/2018 at 2:00PM. Scenario of an example above.</w:t>
      </w:r>
    </w:p>
    <w:tbl>
      <w:tblPr>
        <w:tblStyle w:val="PlainTable2"/>
        <w:tblW w:w="9360" w:type="dxa"/>
        <w:tblLook w:val="04A0" w:firstRow="1" w:lastRow="0" w:firstColumn="1" w:lastColumn="0" w:noHBand="0" w:noVBand="1"/>
      </w:tblPr>
      <w:tblGrid>
        <w:gridCol w:w="3435"/>
        <w:gridCol w:w="5925"/>
      </w:tblGrid>
      <w:tr w:rsidR="3B1E09C7" w14:paraId="4C73DD8E"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5" w:type="dxa"/>
          </w:tcPr>
          <w:p w14:paraId="7E4F6E37"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5925" w:type="dxa"/>
          </w:tcPr>
          <w:p w14:paraId="3CA109CE" w14:textId="6542DCE5"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SignUpCancel:SignUp</w:t>
            </w:r>
            <w:proofErr w:type="spellEnd"/>
          </w:p>
        </w:tc>
      </w:tr>
      <w:tr w:rsidR="3B1E09C7" w14:paraId="64DC1FA9"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5" w:type="dxa"/>
          </w:tcPr>
          <w:p w14:paraId="63773405" w14:textId="5D9BD5C4" w:rsidR="3B1E09C7" w:rsidRDefault="3B1E09C7" w:rsidP="3B1E09C7">
            <w:pPr>
              <w:jc w:val="both"/>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5925" w:type="dxa"/>
          </w:tcPr>
          <w:p w14:paraId="2A6A0514" w14:textId="2AA8833D" w:rsidR="3B1E09C7" w:rsidRDefault="7CC5B521" w:rsidP="7CC5B521">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color w:val="000000" w:themeColor="text1"/>
                <w:sz w:val="24"/>
                <w:szCs w:val="24"/>
                <w:u w:val="single"/>
              </w:rPr>
              <w:t>Susan:Customer</w:t>
            </w:r>
            <w:proofErr w:type="spellEnd"/>
          </w:p>
        </w:tc>
      </w:tr>
      <w:tr w:rsidR="3B1E09C7" w14:paraId="68F5DCAA" w14:textId="77777777" w:rsidTr="7CC5B521">
        <w:tc>
          <w:tcPr>
            <w:cnfStyle w:val="001000000000" w:firstRow="0" w:lastRow="0" w:firstColumn="1" w:lastColumn="0" w:oddVBand="0" w:evenVBand="0" w:oddHBand="0" w:evenHBand="0" w:firstRowFirstColumn="0" w:firstRowLastColumn="0" w:lastRowFirstColumn="0" w:lastRowLastColumn="0"/>
            <w:tcW w:w="3435" w:type="dxa"/>
          </w:tcPr>
          <w:p w14:paraId="114E8FEB" w14:textId="74DCA05E" w:rsidR="3B1E09C7" w:rsidRDefault="3B1E09C7" w:rsidP="3B1E09C7">
            <w:pPr>
              <w:jc w:val="both"/>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5925" w:type="dxa"/>
          </w:tcPr>
          <w:p w14:paraId="671A29AA" w14:textId="680ACC73"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 Susan activates the “</w:t>
            </w:r>
            <w:proofErr w:type="spellStart"/>
            <w:r w:rsidRPr="7CC5B521">
              <w:rPr>
                <w:rFonts w:ascii="Times New Roman" w:eastAsia="Times New Roman" w:hAnsi="Times New Roman" w:cs="Times New Roman"/>
                <w:color w:val="000000" w:themeColor="text1"/>
                <w:sz w:val="24"/>
                <w:szCs w:val="24"/>
              </w:rPr>
              <w:t>SignUp</w:t>
            </w:r>
            <w:proofErr w:type="spellEnd"/>
            <w:r w:rsidRPr="7CC5B521">
              <w:rPr>
                <w:rFonts w:ascii="Times New Roman" w:eastAsia="Times New Roman" w:hAnsi="Times New Roman" w:cs="Times New Roman"/>
                <w:color w:val="000000" w:themeColor="text1"/>
                <w:sz w:val="24"/>
                <w:szCs w:val="24"/>
              </w:rPr>
              <w:t>” function of the system by clicking on SIGN Up.</w:t>
            </w:r>
          </w:p>
          <w:p w14:paraId="3F1EE4D9" w14:textId="6B4C6610"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2. Susan enters Susan, her first name, Smith, her last  name,  </w:t>
            </w:r>
            <w:hyperlink r:id="rId13">
              <w:r w:rsidRPr="5D7DB914">
                <w:rPr>
                  <w:rStyle w:val="Hyperlink"/>
                  <w:rFonts w:ascii="Times New Roman" w:eastAsia="Times New Roman" w:hAnsi="Times New Roman" w:cs="Times New Roman"/>
                  <w:color w:val="000000" w:themeColor="text1"/>
                  <w:sz w:val="24"/>
                  <w:szCs w:val="24"/>
                </w:rPr>
                <w:t>smith@gmail.com</w:t>
              </w:r>
            </w:hyperlink>
            <w:r w:rsidRPr="5D7DB914">
              <w:rPr>
                <w:rFonts w:ascii="Times New Roman" w:eastAsia="Times New Roman" w:hAnsi="Times New Roman" w:cs="Times New Roman"/>
                <w:color w:val="000000" w:themeColor="text1"/>
                <w:sz w:val="24"/>
                <w:szCs w:val="24"/>
              </w:rPr>
              <w:t>, her email, 123-34- 5678 her social security number, Susan@4422, her password, Susan@4422, her confirmed password.</w:t>
            </w:r>
          </w:p>
          <w:p w14:paraId="295E277D" w14:textId="499F9409" w:rsidR="3B1E09C7" w:rsidRDefault="382F02E7" w:rsidP="382F02E7">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82F02E7">
              <w:rPr>
                <w:rFonts w:ascii="Times New Roman" w:eastAsia="Times New Roman" w:hAnsi="Times New Roman" w:cs="Times New Roman"/>
                <w:color w:val="000000" w:themeColor="text1"/>
                <w:sz w:val="24"/>
                <w:szCs w:val="24"/>
              </w:rPr>
              <w:t>3. Susan cancels by clicking CANCEL.</w:t>
            </w:r>
          </w:p>
          <w:p w14:paraId="209F62CC" w14:textId="28C869D7"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4. The system shows “Sign Up Cancelled”.</w:t>
            </w:r>
          </w:p>
        </w:tc>
      </w:tr>
    </w:tbl>
    <w:p w14:paraId="0DCF87AC" w14:textId="6D01F3A9"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[Table:3 Sign Up Cancel Scenario]</w:t>
      </w:r>
    </w:p>
    <w:p w14:paraId="7D2AA9AE" w14:textId="274940A0" w:rsidR="796F8611" w:rsidRDefault="796F8611" w:rsidP="796F8611">
      <w:pPr>
        <w:jc w:val="center"/>
      </w:pPr>
    </w:p>
    <w:p w14:paraId="0B7D2DD0" w14:textId="67DB77CF"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Initial Use case</w:t>
      </w:r>
    </w:p>
    <w:tbl>
      <w:tblPr>
        <w:tblStyle w:val="PlainTable2"/>
        <w:tblW w:w="9360" w:type="dxa"/>
        <w:tblLook w:val="04A0" w:firstRow="1" w:lastRow="0" w:firstColumn="1" w:lastColumn="0" w:noHBand="0" w:noVBand="1"/>
      </w:tblPr>
      <w:tblGrid>
        <w:gridCol w:w="3420"/>
        <w:gridCol w:w="5940"/>
      </w:tblGrid>
      <w:tr w:rsidR="3B1E09C7" w14:paraId="41584DE6"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185FD66"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5940" w:type="dxa"/>
          </w:tcPr>
          <w:p w14:paraId="7DC115EE" w14:textId="5670D6E3" w:rsidR="3B1E09C7" w:rsidRDefault="7CC5B521" w:rsidP="7CC5B521">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SignUp</w:t>
            </w:r>
            <w:proofErr w:type="spellEnd"/>
          </w:p>
        </w:tc>
      </w:tr>
      <w:tr w:rsidR="3B1E09C7" w14:paraId="73E5F358"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7FFC331"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5940" w:type="dxa"/>
          </w:tcPr>
          <w:p w14:paraId="702F4730" w14:textId="26D68BBF" w:rsidR="3B1E09C7" w:rsidRDefault="3B1E09C7" w:rsidP="3B1E09C7">
            <w:pPr>
              <w:spacing w:line="331" w:lineRule="exact"/>
              <w:cnfStyle w:val="000000100000" w:firstRow="0" w:lastRow="0" w:firstColumn="0" w:lastColumn="0" w:oddVBand="0" w:evenVBand="0" w:oddHBand="1" w:evenHBand="0" w:firstRowFirstColumn="0" w:firstRowLastColumn="0" w:lastRowFirstColumn="0" w:lastRowLastColumn="0"/>
            </w:pPr>
            <w:r w:rsidRPr="3B1E09C7">
              <w:rPr>
                <w:rFonts w:ascii="Times New Roman" w:eastAsia="Times New Roman" w:hAnsi="Times New Roman" w:cs="Times New Roman"/>
                <w:color w:val="000000" w:themeColor="text1"/>
                <w:sz w:val="24"/>
                <w:szCs w:val="24"/>
              </w:rPr>
              <w:t>Initiated by a Customer</w:t>
            </w:r>
          </w:p>
        </w:tc>
      </w:tr>
      <w:tr w:rsidR="3B1E09C7" w14:paraId="50FD29CB" w14:textId="77777777" w:rsidTr="7CC5B521">
        <w:tc>
          <w:tcPr>
            <w:cnfStyle w:val="001000000000" w:firstRow="0" w:lastRow="0" w:firstColumn="1" w:lastColumn="0" w:oddVBand="0" w:evenVBand="0" w:oddHBand="0" w:evenHBand="0" w:firstRowFirstColumn="0" w:firstRowLastColumn="0" w:lastRowFirstColumn="0" w:lastRowLastColumn="0"/>
            <w:tcW w:w="3420" w:type="dxa"/>
          </w:tcPr>
          <w:p w14:paraId="117CA07C" w14:textId="33846EEC" w:rsidR="3B1E09C7" w:rsidRDefault="5D7DB914" w:rsidP="5D7DB914">
            <w:pPr>
              <w:rPr>
                <w:rFonts w:ascii="Times New Roman" w:eastAsia="Times New Roman" w:hAnsi="Times New Roman" w:cs="Times New Roman"/>
                <w:i/>
                <w:iCs/>
                <w:color w:val="000000" w:themeColor="text1"/>
                <w:sz w:val="24"/>
                <w:szCs w:val="24"/>
              </w:rPr>
            </w:pPr>
            <w:r w:rsidRPr="5D7DB914">
              <w:rPr>
                <w:rFonts w:ascii="Times New Roman" w:eastAsia="Times New Roman" w:hAnsi="Times New Roman" w:cs="Times New Roman"/>
                <w:i/>
                <w:iCs/>
                <w:color w:val="000000" w:themeColor="text1"/>
                <w:sz w:val="24"/>
                <w:szCs w:val="24"/>
              </w:rPr>
              <w:t xml:space="preserve">Flow of Events </w:t>
            </w:r>
          </w:p>
        </w:tc>
        <w:tc>
          <w:tcPr>
            <w:tcW w:w="5940" w:type="dxa"/>
          </w:tcPr>
          <w:p w14:paraId="507FCE48" w14:textId="03B33452" w:rsidR="3B1E09C7" w:rsidRDefault="5D7DB914" w:rsidP="3B1E09C7">
            <w:pPr>
              <w:spacing w:line="331" w:lineRule="exact"/>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 xml:space="preserve"> 1. The customer is signing up in the online banking system on a specific date at a specific time. </w:t>
            </w:r>
          </w:p>
          <w:p w14:paraId="62ED2434" w14:textId="28BF7B62"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2.  “Sign Up Successful”, “Sign Up Unsuccessful” or “Sign Up Cancelled” </w:t>
            </w:r>
            <w:proofErr w:type="gramStart"/>
            <w:r w:rsidRPr="5D7DB914">
              <w:rPr>
                <w:rFonts w:ascii="Times New Roman" w:eastAsia="Times New Roman" w:hAnsi="Times New Roman" w:cs="Times New Roman"/>
                <w:color w:val="000000" w:themeColor="text1"/>
                <w:sz w:val="24"/>
                <w:szCs w:val="24"/>
              </w:rPr>
              <w:t>is shown</w:t>
            </w:r>
            <w:proofErr w:type="gramEnd"/>
            <w:r w:rsidRPr="5D7DB914">
              <w:rPr>
                <w:rFonts w:ascii="Times New Roman" w:eastAsia="Times New Roman" w:hAnsi="Times New Roman" w:cs="Times New Roman"/>
                <w:color w:val="000000" w:themeColor="text1"/>
                <w:sz w:val="24"/>
                <w:szCs w:val="24"/>
              </w:rPr>
              <w:t xml:space="preserve"> in the middle of the screen on the same website page.</w:t>
            </w:r>
          </w:p>
        </w:tc>
      </w:tr>
      <w:tr w:rsidR="3B1E09C7" w14:paraId="44A11537"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E968B32" w14:textId="5F07221C"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Entry conditions </w:t>
            </w:r>
          </w:p>
        </w:tc>
        <w:tc>
          <w:tcPr>
            <w:tcW w:w="5940" w:type="dxa"/>
          </w:tcPr>
          <w:p w14:paraId="77903769" w14:textId="11AE0030" w:rsidR="3B1E09C7" w:rsidRDefault="5D7DB914" w:rsidP="5D7DB914">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The customer is logged in his/ her account and is on the account overview page.</w:t>
            </w:r>
          </w:p>
        </w:tc>
      </w:tr>
      <w:tr w:rsidR="3B1E09C7" w14:paraId="732E84EC" w14:textId="77777777" w:rsidTr="7CC5B521">
        <w:tc>
          <w:tcPr>
            <w:cnfStyle w:val="001000000000" w:firstRow="0" w:lastRow="0" w:firstColumn="1" w:lastColumn="0" w:oddVBand="0" w:evenVBand="0" w:oddHBand="0" w:evenHBand="0" w:firstRowFirstColumn="0" w:firstRowLastColumn="0" w:lastRowFirstColumn="0" w:lastRowLastColumn="0"/>
            <w:tcW w:w="3420" w:type="dxa"/>
          </w:tcPr>
          <w:p w14:paraId="4DC4A2FE" w14:textId="42008C58"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Exit conditions</w:t>
            </w:r>
          </w:p>
        </w:tc>
        <w:tc>
          <w:tcPr>
            <w:tcW w:w="5940" w:type="dxa"/>
          </w:tcPr>
          <w:p w14:paraId="209B3E4B" w14:textId="339D8D66" w:rsidR="3B1E09C7" w:rsidRDefault="3B1E09C7" w:rsidP="3B1E09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A confirmation is shown.</w:t>
            </w:r>
          </w:p>
        </w:tc>
      </w:tr>
      <w:tr w:rsidR="3B1E09C7" w14:paraId="0458962D"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4F04270" w14:textId="7FFCF04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lastRenderedPageBreak/>
              <w:t>Quality Requirements</w:t>
            </w:r>
          </w:p>
        </w:tc>
        <w:tc>
          <w:tcPr>
            <w:tcW w:w="5940" w:type="dxa"/>
          </w:tcPr>
          <w:p w14:paraId="3B9C269B" w14:textId="1B07FB6B"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The process must be done in less than 3 seconds.</w:t>
            </w:r>
          </w:p>
        </w:tc>
      </w:tr>
    </w:tbl>
    <w:p w14:paraId="7884F0D2" w14:textId="0F0A7BB0"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4 Sign Up Initial Use Case]</w:t>
      </w:r>
    </w:p>
    <w:p w14:paraId="7FADB66E" w14:textId="01ED6E64" w:rsidR="796F8611" w:rsidRDefault="796F8611" w:rsidP="796F8611">
      <w:pPr>
        <w:jc w:val="center"/>
        <w:rPr>
          <w:rFonts w:ascii="Times New Roman" w:eastAsia="Times New Roman" w:hAnsi="Times New Roman" w:cs="Times New Roman"/>
          <w:b/>
          <w:bCs/>
          <w:color w:val="000000" w:themeColor="text1"/>
          <w:sz w:val="24"/>
          <w:szCs w:val="24"/>
        </w:rPr>
      </w:pPr>
    </w:p>
    <w:p w14:paraId="5AAADE17" w14:textId="7762A531"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Refine Use case</w:t>
      </w:r>
    </w:p>
    <w:tbl>
      <w:tblPr>
        <w:tblStyle w:val="PlainTable2"/>
        <w:tblW w:w="9360" w:type="dxa"/>
        <w:tblLook w:val="04A0" w:firstRow="1" w:lastRow="0" w:firstColumn="1" w:lastColumn="0" w:noHBand="0" w:noVBand="1"/>
      </w:tblPr>
      <w:tblGrid>
        <w:gridCol w:w="3285"/>
        <w:gridCol w:w="6075"/>
      </w:tblGrid>
      <w:tr w:rsidR="3B1E09C7" w14:paraId="40BD3DE6"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5" w:type="dxa"/>
          </w:tcPr>
          <w:p w14:paraId="3563EDFF"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075" w:type="dxa"/>
          </w:tcPr>
          <w:p w14:paraId="447BF96F" w14:textId="76637F17" w:rsidR="3B1E09C7" w:rsidRDefault="7CC5B521" w:rsidP="7CC5B521">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SignUp</w:t>
            </w:r>
            <w:proofErr w:type="spellEnd"/>
          </w:p>
        </w:tc>
      </w:tr>
      <w:tr w:rsidR="3B1E09C7" w14:paraId="6C6727F7"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5" w:type="dxa"/>
          </w:tcPr>
          <w:p w14:paraId="02B776B7"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075" w:type="dxa"/>
          </w:tcPr>
          <w:p w14:paraId="20726062" w14:textId="06D7AFE0"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Initiated by a Customer</w:t>
            </w:r>
          </w:p>
        </w:tc>
      </w:tr>
      <w:tr w:rsidR="3B1E09C7" w14:paraId="7B1CEC60" w14:textId="77777777" w:rsidTr="7CC5B521">
        <w:tc>
          <w:tcPr>
            <w:cnfStyle w:val="001000000000" w:firstRow="0" w:lastRow="0" w:firstColumn="1" w:lastColumn="0" w:oddVBand="0" w:evenVBand="0" w:oddHBand="0" w:evenHBand="0" w:firstRowFirstColumn="0" w:firstRowLastColumn="0" w:lastRowFirstColumn="0" w:lastRowLastColumn="0"/>
            <w:tcW w:w="3285" w:type="dxa"/>
          </w:tcPr>
          <w:p w14:paraId="6E3FDB1A"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075" w:type="dxa"/>
          </w:tcPr>
          <w:p w14:paraId="60503EE4" w14:textId="46D9ED7F" w:rsidR="3B1E09C7" w:rsidRDefault="7CC5B521" w:rsidP="7CC5B521">
            <w:pPr>
              <w:spacing w:line="331" w:lineRule="exact"/>
              <w:ind w:left="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1. The customer is signing up in the online banking system on a specific   date at a specific time by entering all required information in the </w:t>
            </w:r>
            <w:proofErr w:type="spellStart"/>
            <w:r w:rsidRPr="7CC5B521">
              <w:rPr>
                <w:rFonts w:ascii="Times New Roman" w:eastAsia="Times New Roman" w:hAnsi="Times New Roman" w:cs="Times New Roman"/>
                <w:color w:val="000000" w:themeColor="text1"/>
                <w:sz w:val="24"/>
                <w:szCs w:val="24"/>
              </w:rPr>
              <w:t>SignUpWindow</w:t>
            </w:r>
            <w:proofErr w:type="spellEnd"/>
            <w:r w:rsidRPr="7CC5B521">
              <w:rPr>
                <w:rFonts w:ascii="Times New Roman" w:eastAsia="Times New Roman" w:hAnsi="Times New Roman" w:cs="Times New Roman"/>
                <w:color w:val="000000" w:themeColor="text1"/>
                <w:sz w:val="24"/>
                <w:szCs w:val="24"/>
              </w:rPr>
              <w:t xml:space="preserve">.  </w:t>
            </w:r>
            <w:r w:rsidR="3B1E09C7">
              <w:br/>
            </w:r>
            <w:r w:rsidRPr="7CC5B521">
              <w:rPr>
                <w:rFonts w:ascii="Times New Roman" w:eastAsia="Times New Roman" w:hAnsi="Times New Roman" w:cs="Times New Roman"/>
                <w:color w:val="000000" w:themeColor="text1"/>
                <w:sz w:val="24"/>
                <w:szCs w:val="24"/>
              </w:rPr>
              <w:t xml:space="preserve">2.SignUpControl object created with entering the data by </w:t>
            </w:r>
            <w:proofErr w:type="spellStart"/>
            <w:r w:rsidRPr="7CC5B521">
              <w:rPr>
                <w:rFonts w:ascii="Times New Roman" w:eastAsia="Times New Roman" w:hAnsi="Times New Roman" w:cs="Times New Roman"/>
                <w:color w:val="000000" w:themeColor="text1"/>
                <w:sz w:val="24"/>
                <w:szCs w:val="24"/>
              </w:rPr>
              <w:t>SignUpWindow</w:t>
            </w:r>
            <w:proofErr w:type="spellEnd"/>
            <w:r w:rsidRPr="7CC5B521">
              <w:rPr>
                <w:rFonts w:ascii="Times New Roman" w:eastAsia="Times New Roman" w:hAnsi="Times New Roman" w:cs="Times New Roman"/>
                <w:color w:val="000000" w:themeColor="text1"/>
                <w:sz w:val="24"/>
                <w:szCs w:val="24"/>
              </w:rPr>
              <w:t>.</w:t>
            </w:r>
          </w:p>
          <w:p w14:paraId="292D8CF4" w14:textId="28822701" w:rsidR="3B1E09C7" w:rsidRDefault="7CC5B521" w:rsidP="7CC5B521">
            <w:pPr>
              <w:spacing w:line="331" w:lineRule="exact"/>
              <w:ind w:left="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3.SignUpControl object gets the information. If the information that entered is correct, </w:t>
            </w:r>
            <w:proofErr w:type="spellStart"/>
            <w:r w:rsidRPr="7CC5B521">
              <w:rPr>
                <w:rFonts w:ascii="Times New Roman" w:eastAsia="Times New Roman" w:hAnsi="Times New Roman" w:cs="Times New Roman"/>
                <w:color w:val="000000" w:themeColor="text1"/>
                <w:sz w:val="24"/>
                <w:szCs w:val="24"/>
              </w:rPr>
              <w:t>SignUpControl</w:t>
            </w:r>
            <w:proofErr w:type="spellEnd"/>
            <w:r w:rsidRPr="7CC5B521">
              <w:rPr>
                <w:rFonts w:ascii="Times New Roman" w:eastAsia="Times New Roman" w:hAnsi="Times New Roman" w:cs="Times New Roman"/>
                <w:color w:val="000000" w:themeColor="text1"/>
                <w:sz w:val="24"/>
                <w:szCs w:val="24"/>
              </w:rPr>
              <w:t xml:space="preserve"> object creates </w:t>
            </w:r>
            <w:proofErr w:type="spellStart"/>
            <w:r w:rsidRPr="7CC5B521">
              <w:rPr>
                <w:rFonts w:ascii="Times New Roman" w:eastAsia="Times New Roman" w:hAnsi="Times New Roman" w:cs="Times New Roman"/>
                <w:color w:val="000000" w:themeColor="text1"/>
                <w:sz w:val="24"/>
                <w:szCs w:val="24"/>
              </w:rPr>
              <w:t>UserAccount</w:t>
            </w:r>
            <w:proofErr w:type="spellEnd"/>
            <w:r w:rsidRPr="7CC5B521">
              <w:rPr>
                <w:rFonts w:ascii="Times New Roman" w:eastAsia="Times New Roman" w:hAnsi="Times New Roman" w:cs="Times New Roman"/>
                <w:color w:val="000000" w:themeColor="text1"/>
                <w:sz w:val="24"/>
                <w:szCs w:val="24"/>
              </w:rPr>
              <w:t xml:space="preserve"> object and invokes an operation of create User Account.</w:t>
            </w:r>
          </w:p>
          <w:p w14:paraId="418FD246" w14:textId="202A9A65" w:rsidR="3B1E09C7" w:rsidRDefault="7CC5B521" w:rsidP="7CC5B521">
            <w:pPr>
              <w:spacing w:line="331" w:lineRule="exact"/>
              <w:ind w:left="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4.SignUpControl object creates the </w:t>
            </w:r>
            <w:proofErr w:type="spellStart"/>
            <w:r w:rsidRPr="7CC5B521">
              <w:rPr>
                <w:rFonts w:ascii="Times New Roman" w:eastAsia="Times New Roman" w:hAnsi="Times New Roman" w:cs="Times New Roman"/>
                <w:color w:val="000000" w:themeColor="text1"/>
                <w:sz w:val="24"/>
                <w:szCs w:val="24"/>
              </w:rPr>
              <w:t>ConfirmWindow</w:t>
            </w:r>
            <w:proofErr w:type="spellEnd"/>
            <w:r w:rsidRPr="7CC5B521">
              <w:rPr>
                <w:rFonts w:ascii="Times New Roman" w:eastAsia="Times New Roman" w:hAnsi="Times New Roman" w:cs="Times New Roman"/>
                <w:color w:val="000000" w:themeColor="text1"/>
                <w:sz w:val="24"/>
                <w:szCs w:val="24"/>
              </w:rPr>
              <w:t xml:space="preserve"> to show “Sign Up Successful”, “Sign Up Unsuccessful” or “Sign Up Cancel” in the middle of the screen on the same website page.</w:t>
            </w:r>
          </w:p>
        </w:tc>
      </w:tr>
      <w:tr w:rsidR="3B1E09C7" w14:paraId="2A485F8A"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5" w:type="dxa"/>
          </w:tcPr>
          <w:p w14:paraId="0E34FC43" w14:textId="5F07221C"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Entry conditions </w:t>
            </w:r>
          </w:p>
        </w:tc>
        <w:tc>
          <w:tcPr>
            <w:tcW w:w="6075" w:type="dxa"/>
          </w:tcPr>
          <w:p w14:paraId="357A32D1" w14:textId="0CCFE08B" w:rsidR="3B1E09C7" w:rsidRDefault="0857DBC5" w:rsidP="3B1E09C7">
            <w:pPr>
              <w:spacing w:line="331" w:lineRule="exact"/>
              <w:cnfStyle w:val="000000100000" w:firstRow="0" w:lastRow="0" w:firstColumn="0" w:lastColumn="0" w:oddVBand="0" w:evenVBand="0" w:oddHBand="1" w:evenHBand="0" w:firstRowFirstColumn="0" w:firstRowLastColumn="0" w:lastRowFirstColumn="0" w:lastRowLastColumn="0"/>
            </w:pPr>
            <w:r w:rsidRPr="0857DBC5">
              <w:rPr>
                <w:rFonts w:ascii="Times New Roman" w:eastAsia="Times New Roman" w:hAnsi="Times New Roman" w:cs="Times New Roman"/>
                <w:color w:val="000000" w:themeColor="text1"/>
                <w:sz w:val="24"/>
                <w:szCs w:val="24"/>
              </w:rPr>
              <w:t>The customer is logged in his/ her account and is on the           account overview page.</w:t>
            </w:r>
          </w:p>
        </w:tc>
      </w:tr>
      <w:tr w:rsidR="3B1E09C7" w14:paraId="5E4AF395" w14:textId="77777777" w:rsidTr="7CC5B521">
        <w:tc>
          <w:tcPr>
            <w:cnfStyle w:val="001000000000" w:firstRow="0" w:lastRow="0" w:firstColumn="1" w:lastColumn="0" w:oddVBand="0" w:evenVBand="0" w:oddHBand="0" w:evenHBand="0" w:firstRowFirstColumn="0" w:firstRowLastColumn="0" w:lastRowFirstColumn="0" w:lastRowLastColumn="0"/>
            <w:tcW w:w="3285" w:type="dxa"/>
          </w:tcPr>
          <w:p w14:paraId="3238D3E3" w14:textId="42008C58"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Exit conditions</w:t>
            </w:r>
          </w:p>
        </w:tc>
        <w:tc>
          <w:tcPr>
            <w:tcW w:w="6075" w:type="dxa"/>
          </w:tcPr>
          <w:p w14:paraId="3DF2023F" w14:textId="53FD853A" w:rsidR="3B1E09C7" w:rsidRDefault="3B1E09C7" w:rsidP="3B1E09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A confirmation is shown.</w:t>
            </w:r>
          </w:p>
        </w:tc>
      </w:tr>
      <w:tr w:rsidR="3B1E09C7" w14:paraId="5DB99766"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5" w:type="dxa"/>
          </w:tcPr>
          <w:p w14:paraId="158643D2" w14:textId="7FFCF04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Quality Requirements</w:t>
            </w:r>
          </w:p>
        </w:tc>
        <w:tc>
          <w:tcPr>
            <w:tcW w:w="6075" w:type="dxa"/>
          </w:tcPr>
          <w:p w14:paraId="2F96E606" w14:textId="5A19BF82"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The process must be done in less than 3 seconds.</w:t>
            </w:r>
          </w:p>
        </w:tc>
      </w:tr>
    </w:tbl>
    <w:p w14:paraId="0F6C3489" w14:textId="20C1DA2C" w:rsidR="796F8611" w:rsidRDefault="5D7DB914" w:rsidP="7500CCF5">
      <w:pPr>
        <w:jc w:val="center"/>
        <w:rPr>
          <w:rFonts w:ascii="Times New Roman" w:eastAsia="Times New Roman" w:hAnsi="Times New Roman" w:cs="Times New Roman"/>
          <w:b/>
          <w:bCs/>
        </w:rPr>
      </w:pPr>
      <w:r w:rsidRPr="5D7DB914">
        <w:rPr>
          <w:rFonts w:ascii="Times New Roman" w:eastAsia="Times New Roman" w:hAnsi="Times New Roman" w:cs="Times New Roman"/>
          <w:b/>
          <w:bCs/>
        </w:rPr>
        <w:t>[Table: 5 Sign Up Refine Use Case]</w:t>
      </w:r>
    </w:p>
    <w:p w14:paraId="3FFA6E51" w14:textId="2EE04DAE" w:rsidR="3B1E09C7" w:rsidRDefault="3B1E09C7" w:rsidP="5D7DB914">
      <w:pPr>
        <w:jc w:val="both"/>
        <w:rPr>
          <w:rFonts w:ascii="Times New Roman" w:eastAsia="Times New Roman" w:hAnsi="Times New Roman" w:cs="Times New Roman"/>
          <w:b/>
          <w:bCs/>
          <w:color w:val="002060"/>
          <w:sz w:val="24"/>
          <w:szCs w:val="24"/>
          <w:u w:val="single"/>
        </w:rPr>
      </w:pPr>
    </w:p>
    <w:p w14:paraId="3E562417" w14:textId="77777777" w:rsidR="00A0113E" w:rsidRDefault="00A0113E" w:rsidP="5D7DB914">
      <w:pPr>
        <w:jc w:val="both"/>
        <w:rPr>
          <w:rFonts w:ascii="Times New Roman" w:eastAsia="Times New Roman" w:hAnsi="Times New Roman" w:cs="Times New Roman"/>
          <w:b/>
          <w:bCs/>
          <w:color w:val="002060"/>
          <w:sz w:val="24"/>
          <w:szCs w:val="24"/>
          <w:u w:val="single"/>
        </w:rPr>
      </w:pPr>
    </w:p>
    <w:p w14:paraId="38F7DFFB" w14:textId="77777777" w:rsidR="00A0113E" w:rsidRDefault="00A0113E" w:rsidP="5D7DB914">
      <w:pPr>
        <w:jc w:val="both"/>
        <w:rPr>
          <w:rFonts w:ascii="Times New Roman" w:eastAsia="Times New Roman" w:hAnsi="Times New Roman" w:cs="Times New Roman"/>
          <w:b/>
          <w:bCs/>
          <w:color w:val="002060"/>
          <w:sz w:val="24"/>
          <w:szCs w:val="24"/>
          <w:u w:val="single"/>
        </w:rPr>
      </w:pPr>
    </w:p>
    <w:p w14:paraId="6A0CD944" w14:textId="77777777" w:rsidR="00A0113E" w:rsidRDefault="00A0113E" w:rsidP="5D7DB914">
      <w:pPr>
        <w:jc w:val="both"/>
        <w:rPr>
          <w:rFonts w:ascii="Times New Roman" w:eastAsia="Times New Roman" w:hAnsi="Times New Roman" w:cs="Times New Roman"/>
          <w:b/>
          <w:bCs/>
          <w:color w:val="002060"/>
          <w:sz w:val="24"/>
          <w:szCs w:val="24"/>
          <w:u w:val="single"/>
        </w:rPr>
      </w:pPr>
    </w:p>
    <w:p w14:paraId="7C728A1C" w14:textId="77777777" w:rsidR="00A0113E" w:rsidRDefault="00A0113E" w:rsidP="5D7DB914">
      <w:pPr>
        <w:jc w:val="both"/>
        <w:rPr>
          <w:rFonts w:ascii="Times New Roman" w:eastAsia="Times New Roman" w:hAnsi="Times New Roman" w:cs="Times New Roman"/>
          <w:b/>
          <w:bCs/>
          <w:color w:val="002060"/>
          <w:sz w:val="24"/>
          <w:szCs w:val="24"/>
          <w:u w:val="single"/>
        </w:rPr>
      </w:pPr>
    </w:p>
    <w:p w14:paraId="1AADE0A6" w14:textId="77777777" w:rsidR="00A0113E" w:rsidRDefault="00A0113E" w:rsidP="5D7DB914">
      <w:pPr>
        <w:jc w:val="both"/>
        <w:rPr>
          <w:rFonts w:ascii="Times New Roman" w:eastAsia="Times New Roman" w:hAnsi="Times New Roman" w:cs="Times New Roman"/>
          <w:b/>
          <w:bCs/>
          <w:color w:val="002060"/>
          <w:sz w:val="24"/>
          <w:szCs w:val="24"/>
          <w:u w:val="single"/>
        </w:rPr>
      </w:pPr>
    </w:p>
    <w:p w14:paraId="6C3E005A" w14:textId="77777777" w:rsidR="00A0113E" w:rsidRDefault="00A0113E" w:rsidP="5D7DB914">
      <w:pPr>
        <w:jc w:val="both"/>
        <w:rPr>
          <w:rFonts w:ascii="Times New Roman" w:eastAsia="Times New Roman" w:hAnsi="Times New Roman" w:cs="Times New Roman"/>
          <w:b/>
          <w:bCs/>
          <w:color w:val="002060"/>
          <w:sz w:val="24"/>
          <w:szCs w:val="24"/>
          <w:u w:val="single"/>
        </w:rPr>
      </w:pPr>
    </w:p>
    <w:p w14:paraId="6A2E5CDA" w14:textId="77777777" w:rsidR="00A0113E" w:rsidRDefault="00A0113E" w:rsidP="5D7DB914">
      <w:pPr>
        <w:jc w:val="both"/>
        <w:rPr>
          <w:rFonts w:ascii="Times New Roman" w:eastAsia="Times New Roman" w:hAnsi="Times New Roman" w:cs="Times New Roman"/>
          <w:b/>
          <w:bCs/>
          <w:color w:val="002060"/>
          <w:sz w:val="24"/>
          <w:szCs w:val="24"/>
          <w:u w:val="single"/>
        </w:rPr>
      </w:pPr>
    </w:p>
    <w:p w14:paraId="57E8FC3A" w14:textId="77777777" w:rsidR="00A0113E" w:rsidRDefault="00A0113E" w:rsidP="5D7DB914">
      <w:pPr>
        <w:jc w:val="both"/>
        <w:rPr>
          <w:rFonts w:ascii="Times New Roman" w:eastAsia="Times New Roman" w:hAnsi="Times New Roman" w:cs="Times New Roman"/>
          <w:b/>
          <w:bCs/>
          <w:color w:val="002060"/>
          <w:sz w:val="24"/>
          <w:szCs w:val="24"/>
          <w:u w:val="single"/>
        </w:rPr>
      </w:pPr>
    </w:p>
    <w:p w14:paraId="5CEFF22F" w14:textId="70110490" w:rsidR="3B1E09C7" w:rsidRDefault="5D7DB914" w:rsidP="5D7DB914">
      <w:pPr>
        <w:jc w:val="both"/>
        <w:rPr>
          <w:rFonts w:ascii="Times New Roman" w:eastAsia="Times New Roman" w:hAnsi="Times New Roman" w:cs="Times New Roman"/>
          <w:b/>
          <w:bCs/>
          <w:color w:val="002060"/>
          <w:sz w:val="24"/>
          <w:szCs w:val="24"/>
          <w:u w:val="single"/>
        </w:rPr>
      </w:pPr>
      <w:r w:rsidRPr="5D7DB914">
        <w:rPr>
          <w:rFonts w:ascii="Times New Roman" w:eastAsia="Times New Roman" w:hAnsi="Times New Roman" w:cs="Times New Roman"/>
          <w:b/>
          <w:bCs/>
          <w:color w:val="002060"/>
          <w:sz w:val="24"/>
          <w:szCs w:val="24"/>
          <w:u w:val="single"/>
        </w:rPr>
        <w:lastRenderedPageBreak/>
        <w:t>Dynamic Model:</w:t>
      </w:r>
    </w:p>
    <w:p w14:paraId="4B17048E" w14:textId="12B19DE8" w:rsidR="3B1E09C7" w:rsidRDefault="5D7DB914" w:rsidP="75C858A6">
      <w:pPr>
        <w:jc w:val="both"/>
        <w:rPr>
          <w:rFonts w:ascii="Times New Roman" w:eastAsia="Times New Roman" w:hAnsi="Times New Roman" w:cs="Times New Roman"/>
          <w:b/>
          <w:bCs/>
          <w:color w:val="0070C0"/>
          <w:sz w:val="24"/>
          <w:szCs w:val="24"/>
        </w:rPr>
      </w:pPr>
      <w:r w:rsidRPr="5D7DB914">
        <w:rPr>
          <w:rFonts w:ascii="Times New Roman" w:eastAsia="Times New Roman" w:hAnsi="Times New Roman" w:cs="Times New Roman"/>
          <w:b/>
          <w:bCs/>
          <w:color w:val="0070C0"/>
          <w:sz w:val="24"/>
          <w:szCs w:val="24"/>
        </w:rPr>
        <w:t>Sequences Diagram of Sign Up</w:t>
      </w:r>
    </w:p>
    <w:p w14:paraId="7290928F" w14:textId="3BA3D432" w:rsidR="5D7DB914" w:rsidRDefault="5D7DB914" w:rsidP="5D7DB914">
      <w:pPr>
        <w:jc w:val="both"/>
      </w:pPr>
      <w:r>
        <w:rPr>
          <w:noProof/>
          <w:lang w:eastAsia="zh-CN"/>
        </w:rPr>
        <w:drawing>
          <wp:inline distT="0" distB="0" distL="0" distR="0" wp14:anchorId="686C8981" wp14:editId="41B89268">
            <wp:extent cx="5518093" cy="3890963"/>
            <wp:effectExtent l="0" t="0" r="6985" b="0"/>
            <wp:docPr id="972604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530096" cy="3899427"/>
                    </a:xfrm>
                    <a:prstGeom prst="rect">
                      <a:avLst/>
                    </a:prstGeom>
                  </pic:spPr>
                </pic:pic>
              </a:graphicData>
            </a:graphic>
          </wp:inline>
        </w:drawing>
      </w:r>
    </w:p>
    <w:p w14:paraId="7BDCAE09" w14:textId="15F7067E" w:rsidR="75C858A6" w:rsidRDefault="5D7DB914" w:rsidP="796F8611">
      <w:pPr>
        <w:jc w:val="center"/>
      </w:pPr>
      <w:r w:rsidRPr="5D7DB914">
        <w:rPr>
          <w:rFonts w:ascii="Times New Roman" w:eastAsia="Times New Roman" w:hAnsi="Times New Roman" w:cs="Times New Roman"/>
          <w:b/>
          <w:bCs/>
        </w:rPr>
        <w:t>[Fig 1: Sequence diagram of Sign Up]</w:t>
      </w:r>
    </w:p>
    <w:p w14:paraId="0999C3FE" w14:textId="04320AA4" w:rsidR="5D7DB914" w:rsidRDefault="5D7DB914" w:rsidP="5D7DB914">
      <w:pPr>
        <w:jc w:val="center"/>
        <w:rPr>
          <w:rFonts w:ascii="Times New Roman" w:eastAsia="Times New Roman" w:hAnsi="Times New Roman" w:cs="Times New Roman"/>
          <w:b/>
          <w:bCs/>
        </w:rPr>
      </w:pPr>
    </w:p>
    <w:p w14:paraId="77D9407A" w14:textId="653D4074" w:rsidR="3B1E09C7" w:rsidRDefault="7CC5B521" w:rsidP="7CC5B521">
      <w:pPr>
        <w:jc w:val="both"/>
        <w:rPr>
          <w:rFonts w:ascii="Times New Roman" w:eastAsia="Times New Roman" w:hAnsi="Times New Roman" w:cs="Times New Roman"/>
          <w:b/>
          <w:bCs/>
          <w:color w:val="0070C0"/>
          <w:sz w:val="24"/>
          <w:szCs w:val="24"/>
        </w:rPr>
      </w:pPr>
      <w:r w:rsidRPr="7CC5B521">
        <w:rPr>
          <w:rFonts w:ascii="Times New Roman" w:eastAsia="Times New Roman" w:hAnsi="Times New Roman" w:cs="Times New Roman"/>
          <w:b/>
          <w:bCs/>
          <w:color w:val="0070C0"/>
          <w:sz w:val="24"/>
          <w:szCs w:val="24"/>
        </w:rPr>
        <w:t xml:space="preserve">State Diagram of </w:t>
      </w:r>
      <w:proofErr w:type="spellStart"/>
      <w:r w:rsidRPr="7CC5B521">
        <w:rPr>
          <w:rFonts w:ascii="Times New Roman" w:eastAsia="Times New Roman" w:hAnsi="Times New Roman" w:cs="Times New Roman"/>
          <w:b/>
          <w:bCs/>
          <w:color w:val="0070C0"/>
          <w:sz w:val="24"/>
          <w:szCs w:val="24"/>
        </w:rPr>
        <w:t>UserAccount</w:t>
      </w:r>
      <w:proofErr w:type="spellEnd"/>
      <w:r w:rsidRPr="7CC5B521">
        <w:rPr>
          <w:rFonts w:ascii="Times New Roman" w:eastAsia="Times New Roman" w:hAnsi="Times New Roman" w:cs="Times New Roman"/>
          <w:b/>
          <w:bCs/>
          <w:color w:val="0070C0"/>
          <w:sz w:val="24"/>
          <w:szCs w:val="24"/>
        </w:rPr>
        <w:t xml:space="preserve"> entity object</w:t>
      </w:r>
    </w:p>
    <w:p w14:paraId="79182705" w14:textId="0F3DD228" w:rsidR="75C858A6" w:rsidRDefault="75C858A6" w:rsidP="75C858A6">
      <w:pPr>
        <w:jc w:val="both"/>
      </w:pPr>
      <w:r>
        <w:rPr>
          <w:noProof/>
          <w:lang w:eastAsia="zh-CN"/>
        </w:rPr>
        <w:drawing>
          <wp:inline distT="0" distB="0" distL="0" distR="0" wp14:anchorId="17A4198A" wp14:editId="3E6FFFA2">
            <wp:extent cx="4711960" cy="2405063"/>
            <wp:effectExtent l="0" t="0" r="0" b="0"/>
            <wp:docPr id="16340462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9390" cy="2408856"/>
                    </a:xfrm>
                    <a:prstGeom prst="rect">
                      <a:avLst/>
                    </a:prstGeom>
                  </pic:spPr>
                </pic:pic>
              </a:graphicData>
            </a:graphic>
          </wp:inline>
        </w:drawing>
      </w:r>
    </w:p>
    <w:p w14:paraId="2230D34A" w14:textId="79B49C42" w:rsidR="796F8611" w:rsidRDefault="7CC5B521" w:rsidP="7CC5B521">
      <w:pPr>
        <w:jc w:val="center"/>
        <w:rPr>
          <w:rFonts w:ascii="Times New Roman" w:eastAsia="Times New Roman" w:hAnsi="Times New Roman" w:cs="Times New Roman"/>
          <w:b/>
          <w:bCs/>
        </w:rPr>
      </w:pPr>
      <w:r w:rsidRPr="7CC5B521">
        <w:rPr>
          <w:rFonts w:ascii="Times New Roman" w:eastAsia="Times New Roman" w:hAnsi="Times New Roman" w:cs="Times New Roman"/>
          <w:b/>
          <w:bCs/>
        </w:rPr>
        <w:t xml:space="preserve">[Fig 2: State diagram </w:t>
      </w:r>
      <w:proofErr w:type="gramStart"/>
      <w:r w:rsidRPr="7CC5B521">
        <w:rPr>
          <w:rFonts w:ascii="Times New Roman" w:eastAsia="Times New Roman" w:hAnsi="Times New Roman" w:cs="Times New Roman"/>
          <w:b/>
          <w:bCs/>
        </w:rPr>
        <w:t xml:space="preserve">of  </w:t>
      </w:r>
      <w:proofErr w:type="spellStart"/>
      <w:r w:rsidRPr="7CC5B521">
        <w:rPr>
          <w:rFonts w:ascii="Times New Roman" w:eastAsia="Times New Roman" w:hAnsi="Times New Roman" w:cs="Times New Roman"/>
          <w:b/>
          <w:bCs/>
        </w:rPr>
        <w:t>UserAccount</w:t>
      </w:r>
      <w:proofErr w:type="spellEnd"/>
      <w:proofErr w:type="gramEnd"/>
      <w:r w:rsidRPr="7CC5B521">
        <w:rPr>
          <w:rFonts w:ascii="Times New Roman" w:eastAsia="Times New Roman" w:hAnsi="Times New Roman" w:cs="Times New Roman"/>
          <w:b/>
          <w:bCs/>
        </w:rPr>
        <w:t xml:space="preserve">] </w:t>
      </w:r>
    </w:p>
    <w:p w14:paraId="14240654" w14:textId="788BA762" w:rsidR="3B1E09C7" w:rsidRDefault="1577204D" w:rsidP="1577204D">
      <w:pPr>
        <w:jc w:val="both"/>
        <w:rPr>
          <w:rFonts w:ascii="Times New Roman" w:eastAsia="Times New Roman" w:hAnsi="Times New Roman" w:cs="Times New Roman"/>
          <w:b/>
          <w:bCs/>
          <w:color w:val="000000" w:themeColor="text1"/>
          <w:sz w:val="24"/>
          <w:szCs w:val="24"/>
        </w:rPr>
      </w:pPr>
      <w:r w:rsidRPr="1577204D">
        <w:rPr>
          <w:rFonts w:ascii="Times New Roman" w:eastAsia="Times New Roman" w:hAnsi="Times New Roman" w:cs="Times New Roman"/>
          <w:b/>
          <w:bCs/>
          <w:color w:val="000000" w:themeColor="text1"/>
          <w:sz w:val="24"/>
          <w:szCs w:val="24"/>
        </w:rPr>
        <w:lastRenderedPageBreak/>
        <w:t xml:space="preserve">3.2. A customer is able to login. </w:t>
      </w:r>
    </w:p>
    <w:p w14:paraId="7D18388B" w14:textId="72252352" w:rsidR="3B1E09C7" w:rsidRDefault="3B1E09C7" w:rsidP="3B1E09C7">
      <w:pPr>
        <w:spacing w:line="331" w:lineRule="exact"/>
      </w:pPr>
      <w:r w:rsidRPr="3B1E09C7">
        <w:rPr>
          <w:rFonts w:ascii="Times New Roman" w:eastAsia="Times New Roman" w:hAnsi="Times New Roman" w:cs="Times New Roman"/>
          <w:color w:val="000000" w:themeColor="text1"/>
          <w:sz w:val="24"/>
          <w:szCs w:val="24"/>
        </w:rPr>
        <w:t>Functionality: Customers log in their account by entering their username and password.</w:t>
      </w:r>
    </w:p>
    <w:p w14:paraId="48A2FBBD" w14:textId="66C44C98" w:rsidR="3B1E09C7" w:rsidRDefault="3B1E09C7" w:rsidP="3B1E09C7">
      <w:pPr>
        <w:spacing w:line="331" w:lineRule="exact"/>
      </w:pPr>
      <w:r w:rsidRPr="3B1E09C7">
        <w:rPr>
          <w:rFonts w:ascii="Times New Roman" w:eastAsia="Times New Roman" w:hAnsi="Times New Roman" w:cs="Times New Roman"/>
          <w:color w:val="000000" w:themeColor="text1"/>
          <w:sz w:val="24"/>
          <w:szCs w:val="24"/>
        </w:rPr>
        <w:t xml:space="preserve">Functionality name: </w:t>
      </w:r>
      <w:r w:rsidRPr="3B1E09C7">
        <w:rPr>
          <w:rFonts w:ascii="Times New Roman" w:eastAsia="Times New Roman" w:hAnsi="Times New Roman" w:cs="Times New Roman"/>
          <w:b/>
          <w:bCs/>
          <w:color w:val="000000" w:themeColor="text1"/>
          <w:sz w:val="24"/>
          <w:szCs w:val="24"/>
        </w:rPr>
        <w:t>Login</w:t>
      </w:r>
    </w:p>
    <w:p w14:paraId="4EB0BE97" w14:textId="794C4264"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t>Functional Model:</w:t>
      </w:r>
    </w:p>
    <w:p w14:paraId="5E9F0566" w14:textId="20430F78"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Scenarios</w:t>
      </w:r>
    </w:p>
    <w:p w14:paraId="07C5D3F4" w14:textId="3A9759A3" w:rsidR="3B1E09C7" w:rsidRDefault="7CC5B521" w:rsidP="4F29C669">
      <w:pPr>
        <w:spacing w:line="331" w:lineRule="exact"/>
      </w:pPr>
      <w:r w:rsidRPr="7CC5B521">
        <w:rPr>
          <w:rFonts w:ascii="Times New Roman" w:eastAsia="Times New Roman" w:hAnsi="Times New Roman" w:cs="Times New Roman"/>
          <w:b/>
          <w:bCs/>
          <w:color w:val="000000" w:themeColor="text1"/>
          <w:sz w:val="24"/>
          <w:szCs w:val="24"/>
        </w:rPr>
        <w:t>Example 1:</w:t>
      </w:r>
      <w:r w:rsidRPr="7CC5B521">
        <w:rPr>
          <w:rFonts w:ascii="Times New Roman" w:eastAsia="Times New Roman" w:hAnsi="Times New Roman" w:cs="Times New Roman"/>
          <w:color w:val="000000" w:themeColor="text1"/>
          <w:sz w:val="24"/>
          <w:szCs w:val="24"/>
        </w:rPr>
        <w:t xml:space="preserve"> Susan attempts to log in her account by entering her username </w:t>
      </w:r>
      <w:proofErr w:type="spellStart"/>
      <w:r w:rsidRPr="7CC5B521">
        <w:rPr>
          <w:rFonts w:ascii="Times New Roman" w:eastAsia="Times New Roman" w:hAnsi="Times New Roman" w:cs="Times New Roman"/>
          <w:color w:val="000000" w:themeColor="text1"/>
          <w:sz w:val="24"/>
          <w:szCs w:val="24"/>
        </w:rPr>
        <w:t>susansmith</w:t>
      </w:r>
      <w:proofErr w:type="spellEnd"/>
      <w:r w:rsidRPr="7CC5B521">
        <w:rPr>
          <w:rFonts w:ascii="Times New Roman" w:eastAsia="Times New Roman" w:hAnsi="Times New Roman" w:cs="Times New Roman"/>
          <w:color w:val="000000" w:themeColor="text1"/>
          <w:sz w:val="24"/>
          <w:szCs w:val="24"/>
        </w:rPr>
        <w:t xml:space="preserve"> and her password Susan@4422 on 5/01/2018 at 2:10PM. Scenario of an example above.</w:t>
      </w:r>
    </w:p>
    <w:tbl>
      <w:tblPr>
        <w:tblStyle w:val="PlainTable2"/>
        <w:tblW w:w="0" w:type="auto"/>
        <w:tblLook w:val="04A0" w:firstRow="1" w:lastRow="0" w:firstColumn="1" w:lastColumn="0" w:noHBand="0" w:noVBand="1"/>
      </w:tblPr>
      <w:tblGrid>
        <w:gridCol w:w="2955"/>
        <w:gridCol w:w="6405"/>
      </w:tblGrid>
      <w:tr w:rsidR="3B1E09C7" w14:paraId="68771F45"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3F067AFF"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3742859A" w14:textId="3416C6E5"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LoginSuccessful:Login</w:t>
            </w:r>
            <w:proofErr w:type="spellEnd"/>
          </w:p>
        </w:tc>
      </w:tr>
      <w:tr w:rsidR="3B1E09C7" w14:paraId="4C934F0B"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1CA2E3BE"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0F50A448" w14:textId="5F36C3F4" w:rsidR="3B1E09C7" w:rsidRDefault="7CC5B521" w:rsidP="7CC5B5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color w:val="000000" w:themeColor="text1"/>
                <w:sz w:val="24"/>
                <w:szCs w:val="24"/>
                <w:u w:val="single"/>
              </w:rPr>
              <w:t>Susan:Customer</w:t>
            </w:r>
            <w:proofErr w:type="spellEnd"/>
          </w:p>
        </w:tc>
      </w:tr>
      <w:tr w:rsidR="3B1E09C7" w14:paraId="018DB63F"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62B8BB7E"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0D3B09A6" w14:textId="0AA9A0FE" w:rsidR="3B1E09C7" w:rsidRDefault="7CC5B521" w:rsidP="7CC5B521">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 Susan activates the “Login” function of the system by    clicking on LOGIN.</w:t>
            </w:r>
            <w:r w:rsidR="3B1E09C7">
              <w:br/>
            </w:r>
            <w:r w:rsidRPr="7CC5B521">
              <w:rPr>
                <w:rFonts w:ascii="Times New Roman" w:eastAsia="Times New Roman" w:hAnsi="Times New Roman" w:cs="Times New Roman"/>
                <w:color w:val="000000" w:themeColor="text1"/>
                <w:sz w:val="24"/>
                <w:szCs w:val="24"/>
              </w:rPr>
              <w:t xml:space="preserve">2. Susan enters </w:t>
            </w:r>
            <w:proofErr w:type="spellStart"/>
            <w:r w:rsidRPr="7CC5B521">
              <w:rPr>
                <w:rFonts w:ascii="Times New Roman" w:eastAsia="Times New Roman" w:hAnsi="Times New Roman" w:cs="Times New Roman"/>
                <w:color w:val="000000" w:themeColor="text1"/>
                <w:sz w:val="24"/>
                <w:szCs w:val="24"/>
              </w:rPr>
              <w:t>susansmith</w:t>
            </w:r>
            <w:proofErr w:type="spellEnd"/>
            <w:r w:rsidRPr="7CC5B521">
              <w:rPr>
                <w:rFonts w:ascii="Times New Roman" w:eastAsia="Times New Roman" w:hAnsi="Times New Roman" w:cs="Times New Roman"/>
                <w:color w:val="000000" w:themeColor="text1"/>
                <w:sz w:val="24"/>
                <w:szCs w:val="24"/>
              </w:rPr>
              <w:t>, her username, and Susan@4422, her password.</w:t>
            </w:r>
            <w:r w:rsidR="3B1E09C7">
              <w:br/>
            </w:r>
            <w:r w:rsidRPr="7CC5B521">
              <w:rPr>
                <w:rFonts w:ascii="Times New Roman" w:eastAsia="Times New Roman" w:hAnsi="Times New Roman" w:cs="Times New Roman"/>
                <w:color w:val="000000" w:themeColor="text1"/>
                <w:sz w:val="24"/>
                <w:szCs w:val="24"/>
              </w:rPr>
              <w:t>3. Susan logs in by clicking LOGIN.</w:t>
            </w:r>
            <w:r w:rsidR="3B1E09C7">
              <w:br/>
            </w:r>
            <w:r w:rsidRPr="7CC5B521">
              <w:rPr>
                <w:rFonts w:ascii="Times New Roman" w:eastAsia="Times New Roman" w:hAnsi="Times New Roman" w:cs="Times New Roman"/>
                <w:color w:val="000000" w:themeColor="text1"/>
                <w:sz w:val="24"/>
                <w:szCs w:val="24"/>
              </w:rPr>
              <w:t>4. The system shows the bank system homepage.</w:t>
            </w:r>
          </w:p>
        </w:tc>
      </w:tr>
    </w:tbl>
    <w:p w14:paraId="54AB200C" w14:textId="4D04856C" w:rsidR="796F8611" w:rsidRDefault="7500CCF5" w:rsidP="7500CCF5">
      <w:pPr>
        <w:jc w:val="center"/>
        <w:rPr>
          <w:rFonts w:ascii="Times New Roman" w:eastAsia="Times New Roman" w:hAnsi="Times New Roman" w:cs="Times New Roman"/>
          <w:b/>
          <w:bCs/>
          <w:sz w:val="20"/>
          <w:szCs w:val="20"/>
        </w:rPr>
      </w:pPr>
      <w:r w:rsidRPr="7500CCF5">
        <w:rPr>
          <w:rFonts w:ascii="Times New Roman" w:eastAsia="Times New Roman" w:hAnsi="Times New Roman" w:cs="Times New Roman"/>
          <w:b/>
          <w:bCs/>
        </w:rPr>
        <w:t>[Table: 6 Login Successful Scenario</w:t>
      </w:r>
      <w:r w:rsidRPr="7500CCF5">
        <w:rPr>
          <w:rFonts w:ascii="Times New Roman" w:eastAsia="Times New Roman" w:hAnsi="Times New Roman" w:cs="Times New Roman"/>
          <w:b/>
          <w:bCs/>
          <w:sz w:val="20"/>
          <w:szCs w:val="20"/>
        </w:rPr>
        <w:t>]</w:t>
      </w:r>
    </w:p>
    <w:p w14:paraId="3A5A3626" w14:textId="65C1A35A" w:rsidR="796F8611" w:rsidRDefault="796F8611" w:rsidP="796F8611">
      <w:pPr>
        <w:spacing w:line="331" w:lineRule="exact"/>
        <w:jc w:val="center"/>
        <w:rPr>
          <w:rFonts w:ascii="Times New Roman" w:eastAsia="Times New Roman" w:hAnsi="Times New Roman" w:cs="Times New Roman"/>
          <w:b/>
          <w:bCs/>
          <w:color w:val="000000" w:themeColor="text1"/>
          <w:sz w:val="24"/>
          <w:szCs w:val="24"/>
        </w:rPr>
      </w:pPr>
    </w:p>
    <w:p w14:paraId="680B06A1" w14:textId="216B0BCB" w:rsidR="4F29C669" w:rsidRDefault="7CC5B521" w:rsidP="4F29C669">
      <w:pPr>
        <w:spacing w:line="331" w:lineRule="exact"/>
      </w:pPr>
      <w:r w:rsidRPr="7CC5B521">
        <w:rPr>
          <w:rFonts w:ascii="Times New Roman" w:eastAsia="Times New Roman" w:hAnsi="Times New Roman" w:cs="Times New Roman"/>
          <w:b/>
          <w:bCs/>
          <w:color w:val="000000" w:themeColor="text1"/>
          <w:sz w:val="24"/>
          <w:szCs w:val="24"/>
        </w:rPr>
        <w:t>Example 2:</w:t>
      </w:r>
      <w:r w:rsidRPr="7CC5B521">
        <w:rPr>
          <w:rFonts w:ascii="Times New Roman" w:eastAsia="Times New Roman" w:hAnsi="Times New Roman" w:cs="Times New Roman"/>
          <w:color w:val="000000" w:themeColor="text1"/>
          <w:sz w:val="24"/>
          <w:szCs w:val="24"/>
        </w:rPr>
        <w:t xml:space="preserve"> Susan attempts to log in her account by entering her username </w:t>
      </w:r>
      <w:proofErr w:type="spellStart"/>
      <w:r w:rsidRPr="7CC5B521">
        <w:rPr>
          <w:rFonts w:ascii="Times New Roman" w:eastAsia="Times New Roman" w:hAnsi="Times New Roman" w:cs="Times New Roman"/>
          <w:color w:val="000000" w:themeColor="text1"/>
          <w:sz w:val="24"/>
          <w:szCs w:val="24"/>
        </w:rPr>
        <w:t>susansmith</w:t>
      </w:r>
      <w:proofErr w:type="spellEnd"/>
      <w:r w:rsidRPr="7CC5B521">
        <w:rPr>
          <w:rFonts w:ascii="Times New Roman" w:eastAsia="Times New Roman" w:hAnsi="Times New Roman" w:cs="Times New Roman"/>
          <w:color w:val="000000" w:themeColor="text1"/>
          <w:sz w:val="24"/>
          <w:szCs w:val="24"/>
        </w:rPr>
        <w:t xml:space="preserve"> and her password Susan@4422 on 5/01/2018 at 2:10PM. Scenario of an example above.</w:t>
      </w:r>
    </w:p>
    <w:tbl>
      <w:tblPr>
        <w:tblStyle w:val="PlainTable2"/>
        <w:tblW w:w="0" w:type="auto"/>
        <w:tblLook w:val="04A0" w:firstRow="1" w:lastRow="0" w:firstColumn="1" w:lastColumn="0" w:noHBand="0" w:noVBand="1"/>
      </w:tblPr>
      <w:tblGrid>
        <w:gridCol w:w="2955"/>
        <w:gridCol w:w="6405"/>
      </w:tblGrid>
      <w:tr w:rsidR="3B1E09C7" w14:paraId="1DCED469"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64CBC1F2"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3F40D779" w14:textId="0D699DF7"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LoginUnsuccessful:Login</w:t>
            </w:r>
            <w:proofErr w:type="spellEnd"/>
          </w:p>
        </w:tc>
      </w:tr>
      <w:tr w:rsidR="3B1E09C7" w14:paraId="76860FE2"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4AC1E4B7"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5678CF06" w14:textId="62F146EB" w:rsidR="3B1E09C7" w:rsidRDefault="7CC5B521" w:rsidP="7CC5B5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color w:val="000000" w:themeColor="text1"/>
                <w:sz w:val="24"/>
                <w:szCs w:val="24"/>
                <w:u w:val="single"/>
              </w:rPr>
              <w:t>Susan:Customer</w:t>
            </w:r>
            <w:proofErr w:type="spellEnd"/>
          </w:p>
        </w:tc>
      </w:tr>
      <w:tr w:rsidR="3B1E09C7" w14:paraId="74765B27"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0EA5533C"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6CDDB759" w14:textId="3F221886" w:rsidR="3B1E09C7" w:rsidRDefault="7CC5B521" w:rsidP="7CC5B521">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 Susan activates the “Login” function of the system by   clicking on LOGIN.</w:t>
            </w:r>
            <w:r w:rsidR="3B1E09C7">
              <w:br/>
            </w:r>
            <w:r w:rsidRPr="7CC5B521">
              <w:rPr>
                <w:rFonts w:ascii="Times New Roman" w:eastAsia="Times New Roman" w:hAnsi="Times New Roman" w:cs="Times New Roman"/>
                <w:color w:val="000000" w:themeColor="text1"/>
                <w:sz w:val="24"/>
                <w:szCs w:val="24"/>
              </w:rPr>
              <w:t xml:space="preserve">2. Susan enters </w:t>
            </w:r>
            <w:proofErr w:type="spellStart"/>
            <w:r w:rsidRPr="7CC5B521">
              <w:rPr>
                <w:rFonts w:ascii="Times New Roman" w:eastAsia="Times New Roman" w:hAnsi="Times New Roman" w:cs="Times New Roman"/>
                <w:color w:val="000000" w:themeColor="text1"/>
                <w:sz w:val="24"/>
                <w:szCs w:val="24"/>
              </w:rPr>
              <w:t>susansmit</w:t>
            </w:r>
            <w:proofErr w:type="spellEnd"/>
            <w:r w:rsidRPr="7CC5B521">
              <w:rPr>
                <w:rFonts w:ascii="Times New Roman" w:eastAsia="Times New Roman" w:hAnsi="Times New Roman" w:cs="Times New Roman"/>
                <w:color w:val="000000" w:themeColor="text1"/>
                <w:sz w:val="24"/>
                <w:szCs w:val="24"/>
              </w:rPr>
              <w:t xml:space="preserve">, her username, and </w:t>
            </w:r>
            <w:proofErr w:type="gramStart"/>
            <w:r w:rsidRPr="7CC5B521">
              <w:rPr>
                <w:rFonts w:ascii="Times New Roman" w:eastAsia="Times New Roman" w:hAnsi="Times New Roman" w:cs="Times New Roman"/>
                <w:color w:val="000000" w:themeColor="text1"/>
                <w:sz w:val="24"/>
                <w:szCs w:val="24"/>
              </w:rPr>
              <w:t>Susan@4422 ,</w:t>
            </w:r>
            <w:proofErr w:type="gramEnd"/>
            <w:r w:rsidRPr="7CC5B521">
              <w:rPr>
                <w:rFonts w:ascii="Times New Roman" w:eastAsia="Times New Roman" w:hAnsi="Times New Roman" w:cs="Times New Roman"/>
                <w:color w:val="000000" w:themeColor="text1"/>
                <w:sz w:val="24"/>
                <w:szCs w:val="24"/>
              </w:rPr>
              <w:t xml:space="preserve"> her password.</w:t>
            </w:r>
            <w:r w:rsidR="3B1E09C7">
              <w:br/>
            </w:r>
            <w:r w:rsidRPr="7CC5B521">
              <w:rPr>
                <w:rFonts w:ascii="Times New Roman" w:eastAsia="Times New Roman" w:hAnsi="Times New Roman" w:cs="Times New Roman"/>
                <w:color w:val="000000" w:themeColor="text1"/>
                <w:sz w:val="24"/>
                <w:szCs w:val="24"/>
              </w:rPr>
              <w:t>3. Susan logs in by clicking LOGIN.</w:t>
            </w:r>
            <w:r w:rsidR="3B1E09C7">
              <w:br/>
            </w:r>
            <w:r w:rsidRPr="7CC5B521">
              <w:rPr>
                <w:rFonts w:ascii="Times New Roman" w:eastAsia="Times New Roman" w:hAnsi="Times New Roman" w:cs="Times New Roman"/>
                <w:color w:val="000000" w:themeColor="text1"/>
                <w:sz w:val="24"/>
                <w:szCs w:val="24"/>
              </w:rPr>
              <w:t>4. The system shows “Login Unsuccessful”.</w:t>
            </w:r>
          </w:p>
        </w:tc>
      </w:tr>
    </w:tbl>
    <w:p w14:paraId="1BDA81FA" w14:textId="099F92F1" w:rsidR="796F8611" w:rsidRDefault="5D7DB914" w:rsidP="5D7DB914">
      <w:pPr>
        <w:jc w:val="center"/>
        <w:rPr>
          <w:rFonts w:ascii="Times New Roman" w:eastAsia="Times New Roman" w:hAnsi="Times New Roman" w:cs="Times New Roman"/>
          <w:b/>
          <w:bCs/>
        </w:rPr>
      </w:pPr>
      <w:r w:rsidRPr="5D7DB914">
        <w:rPr>
          <w:rFonts w:ascii="Times New Roman" w:eastAsia="Times New Roman" w:hAnsi="Times New Roman" w:cs="Times New Roman"/>
          <w:b/>
          <w:bCs/>
        </w:rPr>
        <w:t>[Table: 7: Login Unsuccessful Scenario]</w:t>
      </w:r>
    </w:p>
    <w:p w14:paraId="19513765" w14:textId="099F92F1" w:rsidR="5D7DB914" w:rsidRDefault="5D7DB914" w:rsidP="5D7DB914">
      <w:pPr>
        <w:spacing w:line="331" w:lineRule="exact"/>
        <w:rPr>
          <w:rFonts w:ascii="Times New Roman" w:eastAsia="Times New Roman" w:hAnsi="Times New Roman" w:cs="Times New Roman"/>
          <w:b/>
          <w:bCs/>
          <w:color w:val="000000" w:themeColor="text1"/>
          <w:sz w:val="24"/>
          <w:szCs w:val="24"/>
        </w:rPr>
      </w:pPr>
    </w:p>
    <w:p w14:paraId="654A43D9" w14:textId="0717ADF9" w:rsidR="4F29C669" w:rsidRDefault="7CC5B521" w:rsidP="4F29C669">
      <w:pPr>
        <w:spacing w:line="331" w:lineRule="exact"/>
      </w:pPr>
      <w:r w:rsidRPr="7CC5B521">
        <w:rPr>
          <w:rFonts w:ascii="Times New Roman" w:eastAsia="Times New Roman" w:hAnsi="Times New Roman" w:cs="Times New Roman"/>
          <w:b/>
          <w:bCs/>
          <w:color w:val="000000" w:themeColor="text1"/>
          <w:sz w:val="24"/>
          <w:szCs w:val="24"/>
        </w:rPr>
        <w:t>Example 3:</w:t>
      </w:r>
      <w:r w:rsidRPr="7CC5B521">
        <w:rPr>
          <w:rFonts w:ascii="Times New Roman" w:eastAsia="Times New Roman" w:hAnsi="Times New Roman" w:cs="Times New Roman"/>
          <w:color w:val="000000" w:themeColor="text1"/>
          <w:sz w:val="24"/>
          <w:szCs w:val="24"/>
        </w:rPr>
        <w:t xml:space="preserve"> Susan attempts to log in her account by entering her username </w:t>
      </w:r>
      <w:proofErr w:type="spellStart"/>
      <w:r w:rsidRPr="7CC5B521">
        <w:rPr>
          <w:rFonts w:ascii="Times New Roman" w:eastAsia="Times New Roman" w:hAnsi="Times New Roman" w:cs="Times New Roman"/>
          <w:color w:val="000000" w:themeColor="text1"/>
          <w:sz w:val="24"/>
          <w:szCs w:val="24"/>
        </w:rPr>
        <w:t>susansmith</w:t>
      </w:r>
      <w:proofErr w:type="spellEnd"/>
      <w:r w:rsidRPr="7CC5B521">
        <w:rPr>
          <w:rFonts w:ascii="Times New Roman" w:eastAsia="Times New Roman" w:hAnsi="Times New Roman" w:cs="Times New Roman"/>
          <w:color w:val="000000" w:themeColor="text1"/>
          <w:sz w:val="24"/>
          <w:szCs w:val="24"/>
        </w:rPr>
        <w:t xml:space="preserve"> and her password Susan@4422 on 5/01/2018 at 2:10PM. Scenario of an example above.</w:t>
      </w:r>
    </w:p>
    <w:tbl>
      <w:tblPr>
        <w:tblStyle w:val="PlainTable2"/>
        <w:tblW w:w="0" w:type="auto"/>
        <w:tblLook w:val="04A0" w:firstRow="1" w:lastRow="0" w:firstColumn="1" w:lastColumn="0" w:noHBand="0" w:noVBand="1"/>
      </w:tblPr>
      <w:tblGrid>
        <w:gridCol w:w="2955"/>
        <w:gridCol w:w="6405"/>
      </w:tblGrid>
      <w:tr w:rsidR="3B1E09C7" w14:paraId="072A49C9"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2C2CFCF7"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5CABBFB2" w14:textId="73E46E1E"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LoginConsecutiveErrors:Login</w:t>
            </w:r>
            <w:proofErr w:type="spellEnd"/>
          </w:p>
        </w:tc>
      </w:tr>
      <w:tr w:rsidR="3B1E09C7" w14:paraId="32434508"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37A1A111"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40F66CAD" w14:textId="547C3659" w:rsidR="3B1E09C7" w:rsidRDefault="7CC5B521" w:rsidP="7CC5B5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color w:val="000000" w:themeColor="text1"/>
                <w:sz w:val="24"/>
                <w:szCs w:val="24"/>
                <w:u w:val="single"/>
              </w:rPr>
              <w:t>Susan:Customer</w:t>
            </w:r>
            <w:proofErr w:type="spellEnd"/>
          </w:p>
        </w:tc>
      </w:tr>
      <w:tr w:rsidR="3B1E09C7" w14:paraId="3C3BEEAC"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52667550" w14:textId="1934F06A" w:rsidR="3B1E09C7" w:rsidRDefault="5D7DB914" w:rsidP="5D7DB914">
            <w:pPr>
              <w:rPr>
                <w:rFonts w:ascii="Times New Roman" w:eastAsia="Times New Roman" w:hAnsi="Times New Roman" w:cs="Times New Roman"/>
                <w:i/>
                <w:iCs/>
                <w:color w:val="000000" w:themeColor="text1"/>
                <w:sz w:val="24"/>
                <w:szCs w:val="24"/>
              </w:rPr>
            </w:pPr>
            <w:r w:rsidRPr="5D7DB914">
              <w:rPr>
                <w:rFonts w:ascii="Times New Roman" w:eastAsia="Times New Roman" w:hAnsi="Times New Roman" w:cs="Times New Roman"/>
                <w:i/>
                <w:iCs/>
                <w:color w:val="000000" w:themeColor="text1"/>
                <w:sz w:val="24"/>
                <w:szCs w:val="24"/>
              </w:rPr>
              <w:t xml:space="preserve">Flow of Events        </w:t>
            </w:r>
          </w:p>
        </w:tc>
        <w:tc>
          <w:tcPr>
            <w:tcW w:w="6405" w:type="dxa"/>
          </w:tcPr>
          <w:p w14:paraId="2BA142D8" w14:textId="5D435A8F"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color w:val="000000" w:themeColor="text1"/>
                <w:sz w:val="24"/>
                <w:szCs w:val="24"/>
              </w:rPr>
              <w:t xml:space="preserve">         </w:t>
            </w:r>
            <w:r w:rsidRPr="5D7DB914">
              <w:rPr>
                <w:rFonts w:ascii="Times New Roman" w:eastAsia="Times New Roman" w:hAnsi="Times New Roman" w:cs="Times New Roman"/>
                <w:color w:val="000000" w:themeColor="text1"/>
                <w:sz w:val="24"/>
                <w:szCs w:val="24"/>
              </w:rPr>
              <w:t xml:space="preserve">  1. Susan activates the “Login” function of the system                  by clicking on LOGIN.</w:t>
            </w:r>
          </w:p>
          <w:p w14:paraId="08E1C087" w14:textId="44D66B20" w:rsidR="3B1E09C7" w:rsidRDefault="7CC5B521" w:rsidP="7CC5B521">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lastRenderedPageBreak/>
              <w:t xml:space="preserve">2. Susan enters </w:t>
            </w:r>
            <w:proofErr w:type="spellStart"/>
            <w:r w:rsidRPr="7CC5B521">
              <w:rPr>
                <w:rFonts w:ascii="Times New Roman" w:eastAsia="Times New Roman" w:hAnsi="Times New Roman" w:cs="Times New Roman"/>
                <w:color w:val="000000" w:themeColor="text1"/>
                <w:sz w:val="24"/>
                <w:szCs w:val="24"/>
              </w:rPr>
              <w:t>susansmith</w:t>
            </w:r>
            <w:proofErr w:type="spellEnd"/>
            <w:r w:rsidRPr="7CC5B521">
              <w:rPr>
                <w:rFonts w:ascii="Times New Roman" w:eastAsia="Times New Roman" w:hAnsi="Times New Roman" w:cs="Times New Roman"/>
                <w:color w:val="000000" w:themeColor="text1"/>
                <w:sz w:val="24"/>
                <w:szCs w:val="24"/>
              </w:rPr>
              <w:t>, her username, and Susan@4422, her password.</w:t>
            </w:r>
          </w:p>
          <w:p w14:paraId="60CB244D" w14:textId="2D0C3BF2" w:rsidR="3B1E09C7" w:rsidRDefault="3B1E09C7" w:rsidP="3B1E09C7">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3. Susan logs in by clicking LOGIN.</w:t>
            </w:r>
          </w:p>
          <w:p w14:paraId="5AE6DE71" w14:textId="29FFA967" w:rsidR="3B1E09C7" w:rsidRDefault="3B1E09C7" w:rsidP="3B1E09C7">
            <w:pPr>
              <w:pStyle w:val="ListParagrap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3B1E09C7">
              <w:rPr>
                <w:rFonts w:ascii="Times New Roman" w:eastAsia="Times New Roman" w:hAnsi="Times New Roman" w:cs="Times New Roman"/>
                <w:color w:val="000000" w:themeColor="text1"/>
                <w:sz w:val="24"/>
                <w:szCs w:val="24"/>
              </w:rPr>
              <w:t>4. The system shows “3 Consecutive Errors. Please call the bank to access your account”.</w:t>
            </w:r>
          </w:p>
        </w:tc>
      </w:tr>
    </w:tbl>
    <w:p w14:paraId="65CAB800" w14:textId="0D7DC4FC" w:rsidR="796F8611" w:rsidRDefault="7CC5B521" w:rsidP="7CC5B521">
      <w:pPr>
        <w:jc w:val="center"/>
        <w:rPr>
          <w:rFonts w:ascii="Times New Roman" w:eastAsia="Times New Roman" w:hAnsi="Times New Roman" w:cs="Times New Roman"/>
          <w:b/>
          <w:bCs/>
        </w:rPr>
      </w:pPr>
      <w:r w:rsidRPr="7CC5B521">
        <w:rPr>
          <w:rFonts w:ascii="Times New Roman" w:eastAsia="Times New Roman" w:hAnsi="Times New Roman" w:cs="Times New Roman"/>
          <w:b/>
          <w:bCs/>
        </w:rPr>
        <w:lastRenderedPageBreak/>
        <w:t xml:space="preserve">[Table: 8 Login </w:t>
      </w:r>
      <w:proofErr w:type="spellStart"/>
      <w:r w:rsidRPr="7CC5B521">
        <w:rPr>
          <w:rFonts w:ascii="Times New Roman" w:eastAsia="Times New Roman" w:hAnsi="Times New Roman" w:cs="Times New Roman"/>
          <w:b/>
          <w:bCs/>
        </w:rPr>
        <w:t>ConsecutiveError</w:t>
      </w:r>
      <w:proofErr w:type="spellEnd"/>
      <w:r w:rsidRPr="7CC5B521">
        <w:rPr>
          <w:rFonts w:ascii="Times New Roman" w:eastAsia="Times New Roman" w:hAnsi="Times New Roman" w:cs="Times New Roman"/>
          <w:b/>
          <w:bCs/>
        </w:rPr>
        <w:t xml:space="preserve"> Scenario]</w:t>
      </w:r>
    </w:p>
    <w:p w14:paraId="6D45E30A" w14:textId="41535614" w:rsidR="796F8611" w:rsidRDefault="796F8611" w:rsidP="796F8611">
      <w:pPr>
        <w:jc w:val="both"/>
        <w:rPr>
          <w:rFonts w:ascii="Times New Roman" w:eastAsia="Times New Roman" w:hAnsi="Times New Roman" w:cs="Times New Roman"/>
          <w:b/>
          <w:bCs/>
          <w:color w:val="0070C0"/>
          <w:sz w:val="24"/>
          <w:szCs w:val="24"/>
        </w:rPr>
      </w:pPr>
    </w:p>
    <w:p w14:paraId="56D9B63F" w14:textId="289E75A2"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Initial Use case</w:t>
      </w:r>
    </w:p>
    <w:tbl>
      <w:tblPr>
        <w:tblStyle w:val="PlainTable2"/>
        <w:tblW w:w="9360" w:type="dxa"/>
        <w:tblLook w:val="04A0" w:firstRow="1" w:lastRow="0" w:firstColumn="1" w:lastColumn="0" w:noHBand="0" w:noVBand="1"/>
      </w:tblPr>
      <w:tblGrid>
        <w:gridCol w:w="3630"/>
        <w:gridCol w:w="5730"/>
      </w:tblGrid>
      <w:tr w:rsidR="3B1E09C7" w14:paraId="20C39394" w14:textId="77777777" w:rsidTr="5D7DB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0" w:type="dxa"/>
          </w:tcPr>
          <w:p w14:paraId="33652D16" w14:textId="7C5B4D69" w:rsidR="3B1E09C7" w:rsidRDefault="5D7DB914" w:rsidP="5D7DB914">
            <w:pPr>
              <w:rPr>
                <w:rFonts w:ascii="Times New Roman" w:eastAsia="Times New Roman" w:hAnsi="Times New Roman" w:cs="Times New Roman"/>
                <w:i/>
                <w:iCs/>
                <w:color w:val="000000" w:themeColor="text1"/>
                <w:sz w:val="24"/>
                <w:szCs w:val="24"/>
              </w:rPr>
            </w:pPr>
            <w:r w:rsidRPr="5D7DB914">
              <w:rPr>
                <w:rFonts w:ascii="Times New Roman" w:eastAsia="Times New Roman" w:hAnsi="Times New Roman" w:cs="Times New Roman"/>
                <w:i/>
                <w:iCs/>
                <w:color w:val="000000" w:themeColor="text1"/>
                <w:sz w:val="24"/>
                <w:szCs w:val="24"/>
              </w:rPr>
              <w:t xml:space="preserve">Use case name       </w:t>
            </w:r>
          </w:p>
        </w:tc>
        <w:tc>
          <w:tcPr>
            <w:tcW w:w="5730" w:type="dxa"/>
          </w:tcPr>
          <w:p w14:paraId="7D7B543D" w14:textId="516F2D93" w:rsidR="3B1E09C7" w:rsidRDefault="3B1E09C7" w:rsidP="3B1E09C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b w:val="0"/>
                <w:bCs w:val="0"/>
                <w:color w:val="000000" w:themeColor="text1"/>
                <w:sz w:val="24"/>
                <w:szCs w:val="24"/>
              </w:rPr>
              <w:t>Login</w:t>
            </w:r>
          </w:p>
        </w:tc>
      </w:tr>
      <w:tr w:rsidR="3B1E09C7" w14:paraId="1F725DC2" w14:textId="77777777" w:rsidTr="5D7DB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0" w:type="dxa"/>
          </w:tcPr>
          <w:p w14:paraId="29C296CE"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5730" w:type="dxa"/>
          </w:tcPr>
          <w:p w14:paraId="6EBEF349" w14:textId="092E6DC6"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 xml:space="preserve">Initiated by a Customer </w:t>
            </w:r>
          </w:p>
        </w:tc>
      </w:tr>
      <w:tr w:rsidR="3B1E09C7" w14:paraId="46ECB64D" w14:textId="77777777" w:rsidTr="5D7DB914">
        <w:tc>
          <w:tcPr>
            <w:cnfStyle w:val="001000000000" w:firstRow="0" w:lastRow="0" w:firstColumn="1" w:lastColumn="0" w:oddVBand="0" w:evenVBand="0" w:oddHBand="0" w:evenHBand="0" w:firstRowFirstColumn="0" w:firstRowLastColumn="0" w:lastRowFirstColumn="0" w:lastRowLastColumn="0"/>
            <w:tcW w:w="3630" w:type="dxa"/>
          </w:tcPr>
          <w:p w14:paraId="366EA480"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5730" w:type="dxa"/>
          </w:tcPr>
          <w:p w14:paraId="6A2CE1A2" w14:textId="29EE42C9"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1. The customer enters his/her Username and Password and clicks Login.</w:t>
            </w:r>
          </w:p>
          <w:p w14:paraId="498E98D3" w14:textId="70C00EBB"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2. The system shows the customer a welcome message, the date and time of Last Login and his/her Account Summary if the Username and Password are correct or “We do not recognize your username and/or password. Please try again.” if the Username or Password are not correct or “You’re currently locked out. Please call our customer service.” If the customer got three consecutive login failures.</w:t>
            </w:r>
          </w:p>
        </w:tc>
      </w:tr>
      <w:tr w:rsidR="3B1E09C7" w14:paraId="02848EB4" w14:textId="77777777" w:rsidTr="5D7DB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0" w:type="dxa"/>
          </w:tcPr>
          <w:p w14:paraId="73C5331F" w14:textId="5F07221C"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Entry conditions </w:t>
            </w:r>
          </w:p>
        </w:tc>
        <w:tc>
          <w:tcPr>
            <w:tcW w:w="5730" w:type="dxa"/>
          </w:tcPr>
          <w:p w14:paraId="5F125D13" w14:textId="482BCA9E" w:rsidR="3B1E09C7" w:rsidRDefault="3B1E09C7" w:rsidP="3B1E09C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The customer has loaded the bank’s login homepage.</w:t>
            </w:r>
          </w:p>
        </w:tc>
      </w:tr>
      <w:tr w:rsidR="3B1E09C7" w14:paraId="3A988B28" w14:textId="77777777" w:rsidTr="5D7DB914">
        <w:tc>
          <w:tcPr>
            <w:cnfStyle w:val="001000000000" w:firstRow="0" w:lastRow="0" w:firstColumn="1" w:lastColumn="0" w:oddVBand="0" w:evenVBand="0" w:oddHBand="0" w:evenHBand="0" w:firstRowFirstColumn="0" w:firstRowLastColumn="0" w:lastRowFirstColumn="0" w:lastRowLastColumn="0"/>
            <w:tcW w:w="3630" w:type="dxa"/>
          </w:tcPr>
          <w:p w14:paraId="752F4DD3" w14:textId="42008C58"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Exit conditions</w:t>
            </w:r>
          </w:p>
        </w:tc>
        <w:tc>
          <w:tcPr>
            <w:tcW w:w="5730" w:type="dxa"/>
          </w:tcPr>
          <w:p w14:paraId="79C70F8A" w14:textId="77B522C5" w:rsidR="3B1E09C7" w:rsidRDefault="3B1E09C7" w:rsidP="3B1E09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Login confirmed or error messages.</w:t>
            </w:r>
          </w:p>
        </w:tc>
      </w:tr>
      <w:tr w:rsidR="3B1E09C7" w14:paraId="0CE2EC7E" w14:textId="77777777" w:rsidTr="5D7DB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0" w:type="dxa"/>
          </w:tcPr>
          <w:p w14:paraId="328EB71C" w14:textId="7FFCF04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Quality Requirements</w:t>
            </w:r>
          </w:p>
        </w:tc>
        <w:tc>
          <w:tcPr>
            <w:tcW w:w="5730" w:type="dxa"/>
          </w:tcPr>
          <w:p w14:paraId="2EF914FF" w14:textId="673D67A0" w:rsidR="3B1E09C7" w:rsidRDefault="3B1E09C7" w:rsidP="3B1E09C7">
            <w:pPr>
              <w:spacing w:line="331" w:lineRule="exact"/>
              <w:jc w:val="both"/>
              <w:cnfStyle w:val="000000100000" w:firstRow="0" w:lastRow="0" w:firstColumn="0" w:lastColumn="0" w:oddVBand="0" w:evenVBand="0" w:oddHBand="1" w:evenHBand="0" w:firstRowFirstColumn="0" w:firstRowLastColumn="0" w:lastRowFirstColumn="0" w:lastRowLastColumn="0"/>
            </w:pPr>
            <w:r w:rsidRPr="3B1E09C7">
              <w:rPr>
                <w:rFonts w:ascii="Times New Roman" w:eastAsia="Times New Roman" w:hAnsi="Times New Roman" w:cs="Times New Roman"/>
                <w:color w:val="000000" w:themeColor="text1"/>
                <w:sz w:val="24"/>
                <w:szCs w:val="24"/>
              </w:rPr>
              <w:t>The login must be done in 0.01 seconds. The password has to be at least 8 characters in which at least one uppercase letter, one digit and one special character among @ $ %</w:t>
            </w:r>
            <w:proofErr w:type="gramStart"/>
            <w:r w:rsidRPr="3B1E09C7">
              <w:rPr>
                <w:rFonts w:ascii="Times New Roman" w:eastAsia="Times New Roman" w:hAnsi="Times New Roman" w:cs="Times New Roman"/>
                <w:color w:val="000000" w:themeColor="text1"/>
                <w:sz w:val="24"/>
                <w:szCs w:val="24"/>
              </w:rPr>
              <w:t>!#</w:t>
            </w:r>
            <w:proofErr w:type="gramEnd"/>
            <w:r w:rsidRPr="3B1E09C7">
              <w:rPr>
                <w:rFonts w:ascii="Times New Roman" w:eastAsia="Times New Roman" w:hAnsi="Times New Roman" w:cs="Times New Roman"/>
                <w:color w:val="000000" w:themeColor="text1"/>
                <w:sz w:val="24"/>
                <w:szCs w:val="24"/>
              </w:rPr>
              <w:t>. Three consecutive entering wrong password leads to use account locked out.</w:t>
            </w:r>
          </w:p>
        </w:tc>
      </w:tr>
    </w:tbl>
    <w:p w14:paraId="6927E466" w14:textId="2C161243" w:rsidR="796F8611" w:rsidRDefault="5D7DB914" w:rsidP="5D7DB914">
      <w:pPr>
        <w:jc w:val="center"/>
        <w:rPr>
          <w:rFonts w:ascii="Times New Roman" w:eastAsia="Times New Roman" w:hAnsi="Times New Roman" w:cs="Times New Roman"/>
          <w:b/>
          <w:bCs/>
        </w:rPr>
      </w:pPr>
      <w:r w:rsidRPr="5D7DB914">
        <w:rPr>
          <w:rFonts w:ascii="Times New Roman" w:eastAsia="Times New Roman" w:hAnsi="Times New Roman" w:cs="Times New Roman"/>
          <w:b/>
          <w:bCs/>
        </w:rPr>
        <w:t>[Table: 9 Login Initial Use Case]</w:t>
      </w:r>
    </w:p>
    <w:p w14:paraId="58A36008" w14:textId="2C161243" w:rsidR="5D7DB914" w:rsidRDefault="5D7DB914" w:rsidP="5D7DB914">
      <w:pPr>
        <w:jc w:val="both"/>
        <w:rPr>
          <w:rFonts w:ascii="Times New Roman" w:eastAsia="Times New Roman" w:hAnsi="Times New Roman" w:cs="Times New Roman"/>
          <w:b/>
          <w:bCs/>
          <w:color w:val="0070C0"/>
          <w:sz w:val="24"/>
          <w:szCs w:val="24"/>
        </w:rPr>
      </w:pPr>
    </w:p>
    <w:p w14:paraId="0F48716A" w14:textId="7762A531"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Refine Use case</w:t>
      </w:r>
    </w:p>
    <w:tbl>
      <w:tblPr>
        <w:tblStyle w:val="PlainTable2"/>
        <w:tblW w:w="0" w:type="auto"/>
        <w:tblLook w:val="04A0" w:firstRow="1" w:lastRow="0" w:firstColumn="1" w:lastColumn="0" w:noHBand="0" w:noVBand="1"/>
      </w:tblPr>
      <w:tblGrid>
        <w:gridCol w:w="2955"/>
        <w:gridCol w:w="6405"/>
      </w:tblGrid>
      <w:tr w:rsidR="3B1E09C7" w14:paraId="1F9CB941"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755CCC87"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2940F4A1" w14:textId="7290A2BB" w:rsidR="3B1E09C7" w:rsidRDefault="3B1E09C7" w:rsidP="3B1E09C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b w:val="0"/>
                <w:bCs w:val="0"/>
                <w:color w:val="000000" w:themeColor="text1"/>
                <w:sz w:val="24"/>
                <w:szCs w:val="24"/>
              </w:rPr>
              <w:t>Login</w:t>
            </w:r>
          </w:p>
        </w:tc>
      </w:tr>
      <w:tr w:rsidR="3B1E09C7" w14:paraId="149C6B97"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422E7454"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6462AD4E" w14:textId="144E8D06"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Initiated by a Customer</w:t>
            </w:r>
          </w:p>
        </w:tc>
      </w:tr>
      <w:tr w:rsidR="3B1E09C7" w14:paraId="233E516E"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172EDF1B"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2E770A77" w14:textId="054730CF" w:rsidR="3B1E09C7" w:rsidRDefault="7CC5B521" w:rsidP="7CC5B521">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1. The customer enters his/her Username and Password and clicks Login in </w:t>
            </w:r>
            <w:proofErr w:type="spellStart"/>
            <w:r w:rsidRPr="7CC5B521">
              <w:rPr>
                <w:rFonts w:ascii="Times New Roman" w:eastAsia="Times New Roman" w:hAnsi="Times New Roman" w:cs="Times New Roman"/>
                <w:color w:val="000000" w:themeColor="text1"/>
                <w:sz w:val="24"/>
                <w:szCs w:val="24"/>
              </w:rPr>
              <w:t>LoginBO</w:t>
            </w:r>
            <w:proofErr w:type="spellEnd"/>
            <w:r w:rsidRPr="7CC5B521">
              <w:rPr>
                <w:rFonts w:ascii="Times New Roman" w:eastAsia="Times New Roman" w:hAnsi="Times New Roman" w:cs="Times New Roman"/>
                <w:color w:val="000000" w:themeColor="text1"/>
                <w:sz w:val="24"/>
                <w:szCs w:val="24"/>
              </w:rPr>
              <w:t>.</w:t>
            </w:r>
            <w:r w:rsidR="3B1E09C7">
              <w:br/>
            </w:r>
            <w:r w:rsidRPr="7CC5B521">
              <w:rPr>
                <w:rFonts w:ascii="Times New Roman" w:eastAsia="Times New Roman" w:hAnsi="Times New Roman" w:cs="Times New Roman"/>
                <w:color w:val="000000" w:themeColor="text1"/>
                <w:sz w:val="24"/>
                <w:szCs w:val="24"/>
              </w:rPr>
              <w:t xml:space="preserve">2. </w:t>
            </w:r>
            <w:proofErr w:type="spellStart"/>
            <w:r w:rsidRPr="7CC5B521">
              <w:rPr>
                <w:rFonts w:ascii="Times New Roman" w:eastAsia="Times New Roman" w:hAnsi="Times New Roman" w:cs="Times New Roman"/>
                <w:color w:val="000000" w:themeColor="text1"/>
                <w:sz w:val="24"/>
                <w:szCs w:val="24"/>
              </w:rPr>
              <w:t>LoginControl</w:t>
            </w:r>
            <w:proofErr w:type="spellEnd"/>
            <w:r w:rsidRPr="7CC5B521">
              <w:rPr>
                <w:rFonts w:ascii="Times New Roman" w:eastAsia="Times New Roman" w:hAnsi="Times New Roman" w:cs="Times New Roman"/>
                <w:color w:val="000000" w:themeColor="text1"/>
                <w:sz w:val="24"/>
                <w:szCs w:val="24"/>
              </w:rPr>
              <w:t xml:space="preserve"> is created by </w:t>
            </w:r>
            <w:proofErr w:type="spellStart"/>
            <w:r w:rsidRPr="7CC5B521">
              <w:rPr>
                <w:rFonts w:ascii="Times New Roman" w:eastAsia="Times New Roman" w:hAnsi="Times New Roman" w:cs="Times New Roman"/>
                <w:color w:val="000000" w:themeColor="text1"/>
                <w:sz w:val="24"/>
                <w:szCs w:val="24"/>
              </w:rPr>
              <w:t>LoginBO</w:t>
            </w:r>
            <w:proofErr w:type="spellEnd"/>
            <w:r w:rsidRPr="7CC5B521">
              <w:rPr>
                <w:rFonts w:ascii="Times New Roman" w:eastAsia="Times New Roman" w:hAnsi="Times New Roman" w:cs="Times New Roman"/>
                <w:color w:val="000000" w:themeColor="text1"/>
                <w:sz w:val="24"/>
                <w:szCs w:val="24"/>
              </w:rPr>
              <w:t xml:space="preserve"> with passing values of Username and Password.</w:t>
            </w:r>
            <w:r w:rsidR="3B1E09C7">
              <w:br/>
            </w:r>
            <w:r w:rsidRPr="7CC5B521">
              <w:rPr>
                <w:rFonts w:ascii="Times New Roman" w:eastAsia="Times New Roman" w:hAnsi="Times New Roman" w:cs="Times New Roman"/>
                <w:color w:val="000000" w:themeColor="text1"/>
                <w:sz w:val="24"/>
                <w:szCs w:val="24"/>
              </w:rPr>
              <w:t xml:space="preserve">3. </w:t>
            </w:r>
            <w:proofErr w:type="spellStart"/>
            <w:r w:rsidRPr="7CC5B521">
              <w:rPr>
                <w:rFonts w:ascii="Times New Roman" w:eastAsia="Times New Roman" w:hAnsi="Times New Roman" w:cs="Times New Roman"/>
                <w:color w:val="000000" w:themeColor="text1"/>
                <w:sz w:val="24"/>
                <w:szCs w:val="24"/>
              </w:rPr>
              <w:t>LoginControl</w:t>
            </w:r>
            <w:proofErr w:type="spellEnd"/>
            <w:r w:rsidRPr="7CC5B521">
              <w:rPr>
                <w:rFonts w:ascii="Times New Roman" w:eastAsia="Times New Roman" w:hAnsi="Times New Roman" w:cs="Times New Roman"/>
                <w:color w:val="000000" w:themeColor="text1"/>
                <w:sz w:val="24"/>
                <w:szCs w:val="24"/>
              </w:rPr>
              <w:t xml:space="preserve"> creates </w:t>
            </w:r>
            <w:proofErr w:type="spellStart"/>
            <w:r w:rsidRPr="7CC5B521">
              <w:rPr>
                <w:rFonts w:ascii="Times New Roman" w:eastAsia="Times New Roman" w:hAnsi="Times New Roman" w:cs="Times New Roman"/>
                <w:color w:val="000000" w:themeColor="text1"/>
                <w:sz w:val="24"/>
                <w:szCs w:val="24"/>
              </w:rPr>
              <w:t>UserAccount</w:t>
            </w:r>
            <w:proofErr w:type="spellEnd"/>
            <w:r w:rsidRPr="7CC5B521">
              <w:rPr>
                <w:rFonts w:ascii="Times New Roman" w:eastAsia="Times New Roman" w:hAnsi="Times New Roman" w:cs="Times New Roman"/>
                <w:color w:val="000000" w:themeColor="text1"/>
                <w:sz w:val="24"/>
                <w:szCs w:val="24"/>
              </w:rPr>
              <w:t xml:space="preserve"> and invokes an </w:t>
            </w:r>
            <w:r w:rsidRPr="7CC5B521">
              <w:rPr>
                <w:rFonts w:ascii="Times New Roman" w:eastAsia="Times New Roman" w:hAnsi="Times New Roman" w:cs="Times New Roman"/>
                <w:color w:val="000000" w:themeColor="text1"/>
                <w:sz w:val="24"/>
                <w:szCs w:val="24"/>
              </w:rPr>
              <w:lastRenderedPageBreak/>
              <w:t>operation to verify the correctness of Username and Password.</w:t>
            </w:r>
            <w:r w:rsidR="3B1E09C7">
              <w:br/>
            </w:r>
            <w:r w:rsidRPr="7CC5B521">
              <w:rPr>
                <w:rFonts w:ascii="Times New Roman" w:eastAsia="Times New Roman" w:hAnsi="Times New Roman" w:cs="Times New Roman"/>
                <w:color w:val="000000" w:themeColor="text1"/>
                <w:sz w:val="24"/>
                <w:szCs w:val="24"/>
              </w:rPr>
              <w:t xml:space="preserve">If both are correct, </w:t>
            </w:r>
            <w:proofErr w:type="spellStart"/>
            <w:r w:rsidRPr="7CC5B521">
              <w:rPr>
                <w:rFonts w:ascii="Times New Roman" w:eastAsia="Times New Roman" w:hAnsi="Times New Roman" w:cs="Times New Roman"/>
                <w:color w:val="000000" w:themeColor="text1"/>
                <w:sz w:val="24"/>
                <w:szCs w:val="24"/>
              </w:rPr>
              <w:t>LoginControl</w:t>
            </w:r>
            <w:proofErr w:type="spellEnd"/>
            <w:r w:rsidRPr="7CC5B521">
              <w:rPr>
                <w:rFonts w:ascii="Times New Roman" w:eastAsia="Times New Roman" w:hAnsi="Times New Roman" w:cs="Times New Roman"/>
                <w:color w:val="000000" w:themeColor="text1"/>
                <w:sz w:val="24"/>
                <w:szCs w:val="24"/>
              </w:rPr>
              <w:t xml:space="preserve"> invokes an operation to check if </w:t>
            </w:r>
            <w:proofErr w:type="spellStart"/>
            <w:r w:rsidRPr="7CC5B521">
              <w:rPr>
                <w:rFonts w:ascii="Times New Roman" w:eastAsia="Times New Roman" w:hAnsi="Times New Roman" w:cs="Times New Roman"/>
                <w:color w:val="000000" w:themeColor="text1"/>
                <w:sz w:val="24"/>
                <w:szCs w:val="24"/>
              </w:rPr>
              <w:t>NoOfThreeCFailures</w:t>
            </w:r>
            <w:proofErr w:type="spellEnd"/>
            <w:r w:rsidRPr="7CC5B521">
              <w:rPr>
                <w:rFonts w:ascii="Times New Roman" w:eastAsia="Times New Roman" w:hAnsi="Times New Roman" w:cs="Times New Roman"/>
                <w:color w:val="000000" w:themeColor="text1"/>
                <w:sz w:val="24"/>
                <w:szCs w:val="24"/>
              </w:rPr>
              <w:t xml:space="preserve"> &gt;= 3. If yes, go to Event 4 to show the locked out message; else </w:t>
            </w:r>
            <w:proofErr w:type="spellStart"/>
            <w:r w:rsidRPr="7CC5B521">
              <w:rPr>
                <w:rFonts w:ascii="Times New Roman" w:eastAsia="Times New Roman" w:hAnsi="Times New Roman" w:cs="Times New Roman"/>
                <w:color w:val="000000" w:themeColor="text1"/>
                <w:sz w:val="24"/>
                <w:szCs w:val="24"/>
              </w:rPr>
              <w:t>LoginControl</w:t>
            </w:r>
            <w:proofErr w:type="spellEnd"/>
            <w:r w:rsidRPr="7CC5B521">
              <w:rPr>
                <w:rFonts w:ascii="Times New Roman" w:eastAsia="Times New Roman" w:hAnsi="Times New Roman" w:cs="Times New Roman"/>
                <w:color w:val="000000" w:themeColor="text1"/>
                <w:sz w:val="24"/>
                <w:szCs w:val="24"/>
              </w:rPr>
              <w:t xml:space="preserve"> invokes an operation to reset </w:t>
            </w:r>
            <w:proofErr w:type="spellStart"/>
            <w:r w:rsidRPr="7CC5B521">
              <w:rPr>
                <w:rFonts w:ascii="Times New Roman" w:eastAsia="Times New Roman" w:hAnsi="Times New Roman" w:cs="Times New Roman"/>
                <w:color w:val="000000" w:themeColor="text1"/>
                <w:sz w:val="24"/>
                <w:szCs w:val="24"/>
              </w:rPr>
              <w:t>NoOfThreeCFailures</w:t>
            </w:r>
            <w:proofErr w:type="spellEnd"/>
            <w:r w:rsidRPr="7CC5B521">
              <w:rPr>
                <w:rFonts w:ascii="Times New Roman" w:eastAsia="Times New Roman" w:hAnsi="Times New Roman" w:cs="Times New Roman"/>
                <w:color w:val="000000" w:themeColor="text1"/>
                <w:sz w:val="24"/>
                <w:szCs w:val="24"/>
              </w:rPr>
              <w:t xml:space="preserve"> and an operation to update </w:t>
            </w:r>
            <w:proofErr w:type="spellStart"/>
            <w:r w:rsidRPr="7CC5B521">
              <w:rPr>
                <w:rFonts w:ascii="Times New Roman" w:eastAsia="Times New Roman" w:hAnsi="Times New Roman" w:cs="Times New Roman"/>
                <w:color w:val="000000" w:themeColor="text1"/>
                <w:sz w:val="24"/>
                <w:szCs w:val="24"/>
              </w:rPr>
              <w:t>LastLogin</w:t>
            </w:r>
            <w:proofErr w:type="spellEnd"/>
            <w:r w:rsidRPr="7CC5B521">
              <w:rPr>
                <w:rFonts w:ascii="Times New Roman" w:eastAsia="Times New Roman" w:hAnsi="Times New Roman" w:cs="Times New Roman"/>
                <w:color w:val="000000" w:themeColor="text1"/>
                <w:sz w:val="24"/>
                <w:szCs w:val="24"/>
              </w:rPr>
              <w:t xml:space="preserve">, and creates </w:t>
            </w:r>
            <w:proofErr w:type="spellStart"/>
            <w:proofErr w:type="gramStart"/>
            <w:r w:rsidRPr="7CC5B521">
              <w:rPr>
                <w:rFonts w:ascii="Times New Roman" w:eastAsia="Times New Roman" w:hAnsi="Times New Roman" w:cs="Times New Roman"/>
                <w:color w:val="000000" w:themeColor="text1"/>
                <w:sz w:val="24"/>
                <w:szCs w:val="24"/>
              </w:rPr>
              <w:t>CheckingAccount</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and/or </w:t>
            </w:r>
            <w:proofErr w:type="spellStart"/>
            <w:r w:rsidRPr="7CC5B521">
              <w:rPr>
                <w:rFonts w:ascii="Times New Roman" w:eastAsia="Times New Roman" w:hAnsi="Times New Roman" w:cs="Times New Roman"/>
                <w:color w:val="000000" w:themeColor="text1"/>
                <w:sz w:val="24"/>
                <w:szCs w:val="24"/>
              </w:rPr>
              <w:t>SavingsAccount</w:t>
            </w:r>
            <w:proofErr w:type="spellEnd"/>
            <w:r w:rsidRPr="7CC5B521">
              <w:rPr>
                <w:rFonts w:ascii="Times New Roman" w:eastAsia="Times New Roman" w:hAnsi="Times New Roman" w:cs="Times New Roman"/>
                <w:color w:val="000000" w:themeColor="text1"/>
                <w:sz w:val="24"/>
                <w:szCs w:val="24"/>
              </w:rPr>
              <w:t xml:space="preserve">) object and invokes an operation to get the balance of </w:t>
            </w:r>
            <w:proofErr w:type="spellStart"/>
            <w:r w:rsidRPr="7CC5B521">
              <w:rPr>
                <w:rFonts w:ascii="Times New Roman" w:eastAsia="Times New Roman" w:hAnsi="Times New Roman" w:cs="Times New Roman"/>
                <w:color w:val="000000" w:themeColor="text1"/>
                <w:sz w:val="24"/>
                <w:szCs w:val="24"/>
              </w:rPr>
              <w:t>CheckingAccount</w:t>
            </w:r>
            <w:proofErr w:type="spellEnd"/>
            <w:r w:rsidRPr="7CC5B521">
              <w:rPr>
                <w:rFonts w:ascii="Times New Roman" w:eastAsia="Times New Roman" w:hAnsi="Times New Roman" w:cs="Times New Roman"/>
                <w:color w:val="000000" w:themeColor="text1"/>
                <w:sz w:val="24"/>
                <w:szCs w:val="24"/>
              </w:rPr>
              <w:t xml:space="preserve">(and/or </w:t>
            </w:r>
            <w:proofErr w:type="spellStart"/>
            <w:r w:rsidRPr="7CC5B521">
              <w:rPr>
                <w:rFonts w:ascii="Times New Roman" w:eastAsia="Times New Roman" w:hAnsi="Times New Roman" w:cs="Times New Roman"/>
                <w:color w:val="000000" w:themeColor="text1"/>
                <w:sz w:val="24"/>
                <w:szCs w:val="24"/>
              </w:rPr>
              <w:t>SavingsAccount</w:t>
            </w:r>
            <w:proofErr w:type="spellEnd"/>
            <w:r w:rsidRPr="7CC5B521">
              <w:rPr>
                <w:rFonts w:ascii="Times New Roman" w:eastAsia="Times New Roman" w:hAnsi="Times New Roman" w:cs="Times New Roman"/>
                <w:color w:val="000000" w:themeColor="text1"/>
                <w:sz w:val="24"/>
                <w:szCs w:val="24"/>
              </w:rPr>
              <w:t>), and go to Event 4 to show login success.</w:t>
            </w:r>
            <w:r w:rsidR="3B1E09C7">
              <w:br/>
            </w:r>
            <w:r w:rsidRPr="7CC5B521">
              <w:rPr>
                <w:rFonts w:ascii="Times New Roman" w:eastAsia="Times New Roman" w:hAnsi="Times New Roman" w:cs="Times New Roman"/>
                <w:color w:val="000000" w:themeColor="text1"/>
                <w:sz w:val="24"/>
                <w:szCs w:val="24"/>
              </w:rPr>
              <w:t xml:space="preserve">If only Password is not correct, </w:t>
            </w:r>
            <w:proofErr w:type="spellStart"/>
            <w:r w:rsidRPr="7CC5B521">
              <w:rPr>
                <w:rFonts w:ascii="Times New Roman" w:eastAsia="Times New Roman" w:hAnsi="Times New Roman" w:cs="Times New Roman"/>
                <w:color w:val="000000" w:themeColor="text1"/>
                <w:sz w:val="24"/>
                <w:szCs w:val="24"/>
              </w:rPr>
              <w:t>LoginControl</w:t>
            </w:r>
            <w:proofErr w:type="spellEnd"/>
            <w:r w:rsidRPr="7CC5B521">
              <w:rPr>
                <w:rFonts w:ascii="Times New Roman" w:eastAsia="Times New Roman" w:hAnsi="Times New Roman" w:cs="Times New Roman"/>
                <w:color w:val="000000" w:themeColor="text1"/>
                <w:sz w:val="24"/>
                <w:szCs w:val="24"/>
              </w:rPr>
              <w:t xml:space="preserve"> invokes an operation to increment </w:t>
            </w:r>
            <w:proofErr w:type="spellStart"/>
            <w:r w:rsidRPr="7CC5B521">
              <w:rPr>
                <w:rFonts w:ascii="Times New Roman" w:eastAsia="Times New Roman" w:hAnsi="Times New Roman" w:cs="Times New Roman"/>
                <w:color w:val="000000" w:themeColor="text1"/>
                <w:sz w:val="24"/>
                <w:szCs w:val="24"/>
              </w:rPr>
              <w:t>NoOfThreeCFailures</w:t>
            </w:r>
            <w:proofErr w:type="spellEnd"/>
            <w:r w:rsidRPr="7CC5B521">
              <w:rPr>
                <w:rFonts w:ascii="Times New Roman" w:eastAsia="Times New Roman" w:hAnsi="Times New Roman" w:cs="Times New Roman"/>
                <w:color w:val="000000" w:themeColor="text1"/>
                <w:sz w:val="24"/>
                <w:szCs w:val="24"/>
              </w:rPr>
              <w:t xml:space="preserve">, and check if </w:t>
            </w:r>
            <w:proofErr w:type="spellStart"/>
            <w:r w:rsidRPr="7CC5B521">
              <w:rPr>
                <w:rFonts w:ascii="Times New Roman" w:eastAsia="Times New Roman" w:hAnsi="Times New Roman" w:cs="Times New Roman"/>
                <w:color w:val="000000" w:themeColor="text1"/>
                <w:sz w:val="24"/>
                <w:szCs w:val="24"/>
              </w:rPr>
              <w:t>NoOfThreeCFailures</w:t>
            </w:r>
            <w:proofErr w:type="spellEnd"/>
            <w:r w:rsidRPr="7CC5B521">
              <w:rPr>
                <w:rFonts w:ascii="Times New Roman" w:eastAsia="Times New Roman" w:hAnsi="Times New Roman" w:cs="Times New Roman"/>
                <w:color w:val="000000" w:themeColor="text1"/>
                <w:sz w:val="24"/>
                <w:szCs w:val="24"/>
              </w:rPr>
              <w:t xml:space="preserve"> &gt;= 3. If yes, go to Event 4 to show the locked-out message; else go to Event 4 to show the message of not recognized.</w:t>
            </w:r>
            <w:r w:rsidR="3B1E09C7">
              <w:br/>
            </w:r>
            <w:r w:rsidRPr="7CC5B521">
              <w:rPr>
                <w:rFonts w:ascii="Times New Roman" w:eastAsia="Times New Roman" w:hAnsi="Times New Roman" w:cs="Times New Roman"/>
                <w:color w:val="000000" w:themeColor="text1"/>
                <w:sz w:val="24"/>
                <w:szCs w:val="24"/>
              </w:rPr>
              <w:t>If only Username is not correct, go to Event 4 to show the message of not recognized</w:t>
            </w:r>
            <w:r w:rsidR="3B1E09C7">
              <w:br/>
            </w:r>
            <w:r w:rsidRPr="7CC5B521">
              <w:rPr>
                <w:rFonts w:ascii="Times New Roman" w:eastAsia="Times New Roman" w:hAnsi="Times New Roman" w:cs="Times New Roman"/>
                <w:color w:val="000000" w:themeColor="text1"/>
                <w:sz w:val="24"/>
                <w:szCs w:val="24"/>
              </w:rPr>
              <w:t xml:space="preserve">4. </w:t>
            </w:r>
            <w:proofErr w:type="spellStart"/>
            <w:r w:rsidRPr="7CC5B521">
              <w:rPr>
                <w:rFonts w:ascii="Times New Roman" w:eastAsia="Times New Roman" w:hAnsi="Times New Roman" w:cs="Times New Roman"/>
                <w:color w:val="000000" w:themeColor="text1"/>
                <w:sz w:val="24"/>
                <w:szCs w:val="24"/>
              </w:rPr>
              <w:t>LoginControl</w:t>
            </w:r>
            <w:proofErr w:type="spellEnd"/>
            <w:r w:rsidRPr="7CC5B521">
              <w:rPr>
                <w:rFonts w:ascii="Times New Roman" w:eastAsia="Times New Roman" w:hAnsi="Times New Roman" w:cs="Times New Roman"/>
                <w:color w:val="000000" w:themeColor="text1"/>
                <w:sz w:val="24"/>
                <w:szCs w:val="24"/>
              </w:rPr>
              <w:t xml:space="preserve"> creates </w:t>
            </w:r>
            <w:proofErr w:type="spellStart"/>
            <w:r w:rsidRPr="7CC5B521">
              <w:rPr>
                <w:rFonts w:ascii="Times New Roman" w:eastAsia="Times New Roman" w:hAnsi="Times New Roman" w:cs="Times New Roman"/>
                <w:color w:val="000000" w:themeColor="text1"/>
                <w:sz w:val="24"/>
                <w:szCs w:val="24"/>
              </w:rPr>
              <w:t>ResultBO</w:t>
            </w:r>
            <w:proofErr w:type="spellEnd"/>
            <w:r w:rsidRPr="7CC5B521">
              <w:rPr>
                <w:rFonts w:ascii="Times New Roman" w:eastAsia="Times New Roman" w:hAnsi="Times New Roman" w:cs="Times New Roman"/>
                <w:color w:val="000000" w:themeColor="text1"/>
                <w:sz w:val="24"/>
                <w:szCs w:val="24"/>
              </w:rPr>
              <w:t xml:space="preserve"> and shows the customer a welcome message, the date and time of Last Login and his/her Account Summary if the Username and Password are correct or “We do not recognize your</w:t>
            </w:r>
            <w:r w:rsidR="3B1E09C7">
              <w:br/>
            </w:r>
            <w:r w:rsidRPr="7CC5B521">
              <w:rPr>
                <w:rFonts w:ascii="Times New Roman" w:eastAsia="Times New Roman" w:hAnsi="Times New Roman" w:cs="Times New Roman"/>
                <w:color w:val="000000" w:themeColor="text1"/>
                <w:sz w:val="24"/>
                <w:szCs w:val="24"/>
              </w:rPr>
              <w:t>username and/or password. Please try again.” if the Username or Password are not correct or “You’re currently locked out. Please call our customer service.” If the customer got three consecutive login failures.</w:t>
            </w:r>
          </w:p>
        </w:tc>
      </w:tr>
      <w:tr w:rsidR="3B1E09C7" w14:paraId="05894FD0"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7C0B8400" w14:textId="5F07221C"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lastRenderedPageBreak/>
              <w:t xml:space="preserve">Entry conditions </w:t>
            </w:r>
          </w:p>
        </w:tc>
        <w:tc>
          <w:tcPr>
            <w:tcW w:w="6405" w:type="dxa"/>
          </w:tcPr>
          <w:p w14:paraId="06231F34" w14:textId="7F33C21A" w:rsidR="3B1E09C7" w:rsidRDefault="3B1E09C7" w:rsidP="3B1E09C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The customer has loaded the bank’s login homepage.</w:t>
            </w:r>
          </w:p>
        </w:tc>
      </w:tr>
      <w:tr w:rsidR="3B1E09C7" w14:paraId="006C3840"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0632F72B" w14:textId="42008C58"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Exit conditions</w:t>
            </w:r>
          </w:p>
        </w:tc>
        <w:tc>
          <w:tcPr>
            <w:tcW w:w="6405" w:type="dxa"/>
          </w:tcPr>
          <w:p w14:paraId="2664520C" w14:textId="6ED15BCD" w:rsidR="3B1E09C7" w:rsidRDefault="3B1E09C7" w:rsidP="3B1E09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Login confirmed or error messages.</w:t>
            </w:r>
          </w:p>
        </w:tc>
      </w:tr>
      <w:tr w:rsidR="3B1E09C7" w14:paraId="553A3A65"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47493D25" w14:textId="7FFCF04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Quality Requirements</w:t>
            </w:r>
          </w:p>
        </w:tc>
        <w:tc>
          <w:tcPr>
            <w:tcW w:w="6405" w:type="dxa"/>
          </w:tcPr>
          <w:p w14:paraId="10DFBEFB" w14:textId="1975F42F"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The login must be done in 0.01 seconds. The password has to be at least 8 characters in which at least one uppercase letter, one digit and one special character among @ $ %</w:t>
            </w:r>
            <w:proofErr w:type="gramStart"/>
            <w:r w:rsidRPr="3B1E09C7">
              <w:rPr>
                <w:rFonts w:ascii="Times New Roman" w:eastAsia="Times New Roman" w:hAnsi="Times New Roman" w:cs="Times New Roman"/>
                <w:color w:val="000000" w:themeColor="text1"/>
                <w:sz w:val="24"/>
                <w:szCs w:val="24"/>
              </w:rPr>
              <w:t>!#</w:t>
            </w:r>
            <w:proofErr w:type="gramEnd"/>
            <w:r w:rsidRPr="3B1E09C7">
              <w:rPr>
                <w:rFonts w:ascii="Times New Roman" w:eastAsia="Times New Roman" w:hAnsi="Times New Roman" w:cs="Times New Roman"/>
                <w:color w:val="000000" w:themeColor="text1"/>
                <w:sz w:val="24"/>
                <w:szCs w:val="24"/>
              </w:rPr>
              <w:t>. Three consecutive entering wrong password leads to use account locked out.</w:t>
            </w:r>
          </w:p>
        </w:tc>
      </w:tr>
    </w:tbl>
    <w:p w14:paraId="3D1CFAB6" w14:textId="318C9BED"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10 Login Refine Use case]</w:t>
      </w:r>
    </w:p>
    <w:p w14:paraId="794756E2" w14:textId="26A82032" w:rsidR="796F8611" w:rsidRDefault="796F8611" w:rsidP="796F8611">
      <w:pPr>
        <w:jc w:val="both"/>
        <w:rPr>
          <w:rFonts w:ascii="Times New Roman" w:eastAsia="Times New Roman" w:hAnsi="Times New Roman" w:cs="Times New Roman"/>
          <w:b/>
          <w:bCs/>
          <w:color w:val="002060"/>
          <w:sz w:val="24"/>
          <w:szCs w:val="24"/>
          <w:u w:val="single"/>
        </w:rPr>
      </w:pPr>
    </w:p>
    <w:p w14:paraId="4EEBCDB9" w14:textId="77777777" w:rsidR="00A0113E" w:rsidRDefault="00A0113E" w:rsidP="3B1E09C7">
      <w:pPr>
        <w:jc w:val="both"/>
        <w:rPr>
          <w:rFonts w:ascii="Times New Roman" w:eastAsia="Times New Roman" w:hAnsi="Times New Roman" w:cs="Times New Roman"/>
          <w:b/>
          <w:bCs/>
          <w:color w:val="002060"/>
          <w:sz w:val="24"/>
          <w:szCs w:val="24"/>
          <w:u w:val="single"/>
        </w:rPr>
      </w:pPr>
    </w:p>
    <w:p w14:paraId="17B3640A" w14:textId="77777777" w:rsidR="00A0113E" w:rsidRDefault="00A0113E" w:rsidP="3B1E09C7">
      <w:pPr>
        <w:jc w:val="both"/>
        <w:rPr>
          <w:rFonts w:ascii="Times New Roman" w:eastAsia="Times New Roman" w:hAnsi="Times New Roman" w:cs="Times New Roman"/>
          <w:b/>
          <w:bCs/>
          <w:color w:val="002060"/>
          <w:sz w:val="24"/>
          <w:szCs w:val="24"/>
          <w:u w:val="single"/>
        </w:rPr>
      </w:pPr>
    </w:p>
    <w:p w14:paraId="635E0137" w14:textId="77777777" w:rsidR="00A0113E" w:rsidRDefault="00A0113E" w:rsidP="3B1E09C7">
      <w:pPr>
        <w:jc w:val="both"/>
        <w:rPr>
          <w:rFonts w:ascii="Times New Roman" w:eastAsia="Times New Roman" w:hAnsi="Times New Roman" w:cs="Times New Roman"/>
          <w:b/>
          <w:bCs/>
          <w:color w:val="002060"/>
          <w:sz w:val="24"/>
          <w:szCs w:val="24"/>
          <w:u w:val="single"/>
        </w:rPr>
      </w:pPr>
    </w:p>
    <w:p w14:paraId="108984D0" w14:textId="77777777" w:rsidR="00A0113E" w:rsidRDefault="00A0113E" w:rsidP="3B1E09C7">
      <w:pPr>
        <w:jc w:val="both"/>
        <w:rPr>
          <w:rFonts w:ascii="Times New Roman" w:eastAsia="Times New Roman" w:hAnsi="Times New Roman" w:cs="Times New Roman"/>
          <w:b/>
          <w:bCs/>
          <w:color w:val="002060"/>
          <w:sz w:val="24"/>
          <w:szCs w:val="24"/>
          <w:u w:val="single"/>
        </w:rPr>
      </w:pPr>
    </w:p>
    <w:p w14:paraId="721AEDF3" w14:textId="77777777" w:rsidR="00A0113E" w:rsidRDefault="00A0113E" w:rsidP="3B1E09C7">
      <w:pPr>
        <w:jc w:val="both"/>
        <w:rPr>
          <w:rFonts w:ascii="Times New Roman" w:eastAsia="Times New Roman" w:hAnsi="Times New Roman" w:cs="Times New Roman"/>
          <w:b/>
          <w:bCs/>
          <w:color w:val="002060"/>
          <w:sz w:val="24"/>
          <w:szCs w:val="24"/>
          <w:u w:val="single"/>
        </w:rPr>
      </w:pPr>
    </w:p>
    <w:p w14:paraId="21A84AD3" w14:textId="77777777" w:rsidR="00A0113E" w:rsidRDefault="00A0113E" w:rsidP="3B1E09C7">
      <w:pPr>
        <w:jc w:val="both"/>
        <w:rPr>
          <w:rFonts w:ascii="Times New Roman" w:eastAsia="Times New Roman" w:hAnsi="Times New Roman" w:cs="Times New Roman"/>
          <w:b/>
          <w:bCs/>
          <w:color w:val="002060"/>
          <w:sz w:val="24"/>
          <w:szCs w:val="24"/>
          <w:u w:val="single"/>
        </w:rPr>
      </w:pPr>
    </w:p>
    <w:p w14:paraId="6B03FECE" w14:textId="4B33EA17"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lastRenderedPageBreak/>
        <w:t>Dynamic Model:</w:t>
      </w:r>
    </w:p>
    <w:p w14:paraId="0F9F9C18" w14:textId="727C39DD" w:rsidR="3B1E09C7" w:rsidRDefault="5D7DB914" w:rsidP="75C858A6">
      <w:pPr>
        <w:jc w:val="both"/>
        <w:rPr>
          <w:rFonts w:ascii="Times New Roman" w:eastAsia="Times New Roman" w:hAnsi="Times New Roman" w:cs="Times New Roman"/>
          <w:b/>
          <w:bCs/>
          <w:color w:val="0070C0"/>
          <w:sz w:val="24"/>
          <w:szCs w:val="24"/>
        </w:rPr>
      </w:pPr>
      <w:r w:rsidRPr="5D7DB914">
        <w:rPr>
          <w:rFonts w:ascii="Times New Roman" w:eastAsia="Times New Roman" w:hAnsi="Times New Roman" w:cs="Times New Roman"/>
          <w:b/>
          <w:bCs/>
          <w:color w:val="0070C0"/>
          <w:sz w:val="24"/>
          <w:szCs w:val="24"/>
        </w:rPr>
        <w:t>Sequences Diagram of Login</w:t>
      </w:r>
    </w:p>
    <w:p w14:paraId="292F4C05" w14:textId="4BA14A3E" w:rsidR="5D7DB914" w:rsidRDefault="5D7DB914" w:rsidP="5D7DB914">
      <w:pPr>
        <w:jc w:val="both"/>
        <w:rPr>
          <w:rFonts w:ascii="Times New Roman" w:eastAsia="Times New Roman" w:hAnsi="Times New Roman" w:cs="Times New Roman"/>
          <w:b/>
          <w:bCs/>
          <w:color w:val="0070C0"/>
          <w:sz w:val="24"/>
          <w:szCs w:val="24"/>
        </w:rPr>
      </w:pPr>
      <w:r>
        <w:rPr>
          <w:noProof/>
          <w:lang w:eastAsia="zh-CN"/>
        </w:rPr>
        <w:drawing>
          <wp:inline distT="0" distB="0" distL="0" distR="0" wp14:anchorId="714AAED4" wp14:editId="7CD8A245">
            <wp:extent cx="6534152" cy="4778096"/>
            <wp:effectExtent l="0" t="0" r="0" b="0"/>
            <wp:docPr id="9895519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34152" cy="4778096"/>
                    </a:xfrm>
                    <a:prstGeom prst="rect">
                      <a:avLst/>
                    </a:prstGeom>
                  </pic:spPr>
                </pic:pic>
              </a:graphicData>
            </a:graphic>
          </wp:inline>
        </w:drawing>
      </w:r>
    </w:p>
    <w:p w14:paraId="32C0C8EA" w14:textId="2DD60622" w:rsidR="796F8611" w:rsidRDefault="5D7DB914" w:rsidP="796F8611">
      <w:pPr>
        <w:jc w:val="center"/>
      </w:pPr>
      <w:r w:rsidRPr="5D7DB914">
        <w:rPr>
          <w:rFonts w:ascii="Times New Roman" w:eastAsia="Times New Roman" w:hAnsi="Times New Roman" w:cs="Times New Roman"/>
          <w:b/>
          <w:bCs/>
          <w:sz w:val="20"/>
          <w:szCs w:val="20"/>
        </w:rPr>
        <w:t>[Fig 3: Sequence diagram of Login]</w:t>
      </w:r>
    </w:p>
    <w:p w14:paraId="09FAC578" w14:textId="23490ED9" w:rsidR="5D7DB914" w:rsidRDefault="5D7DB914" w:rsidP="5D7DB914">
      <w:pPr>
        <w:jc w:val="both"/>
        <w:rPr>
          <w:rFonts w:ascii="Times New Roman" w:eastAsia="Times New Roman" w:hAnsi="Times New Roman" w:cs="Times New Roman"/>
          <w:b/>
          <w:bCs/>
          <w:color w:val="0070C0"/>
          <w:sz w:val="24"/>
          <w:szCs w:val="24"/>
        </w:rPr>
      </w:pPr>
    </w:p>
    <w:p w14:paraId="34383FC0" w14:textId="77777777" w:rsidR="00A0113E" w:rsidRDefault="00A0113E" w:rsidP="7CC5B521">
      <w:pPr>
        <w:jc w:val="both"/>
        <w:rPr>
          <w:rFonts w:ascii="Times New Roman" w:eastAsia="Times New Roman" w:hAnsi="Times New Roman" w:cs="Times New Roman"/>
          <w:b/>
          <w:bCs/>
          <w:color w:val="0070C0"/>
          <w:sz w:val="24"/>
          <w:szCs w:val="24"/>
        </w:rPr>
      </w:pPr>
    </w:p>
    <w:p w14:paraId="67DF3B67" w14:textId="77777777" w:rsidR="00A0113E" w:rsidRDefault="00A0113E" w:rsidP="7CC5B521">
      <w:pPr>
        <w:jc w:val="both"/>
        <w:rPr>
          <w:rFonts w:ascii="Times New Roman" w:eastAsia="Times New Roman" w:hAnsi="Times New Roman" w:cs="Times New Roman"/>
          <w:b/>
          <w:bCs/>
          <w:color w:val="0070C0"/>
          <w:sz w:val="24"/>
          <w:szCs w:val="24"/>
        </w:rPr>
      </w:pPr>
    </w:p>
    <w:p w14:paraId="2A00EC91" w14:textId="77777777" w:rsidR="00A0113E" w:rsidRDefault="00A0113E" w:rsidP="7CC5B521">
      <w:pPr>
        <w:jc w:val="both"/>
        <w:rPr>
          <w:rFonts w:ascii="Times New Roman" w:eastAsia="Times New Roman" w:hAnsi="Times New Roman" w:cs="Times New Roman"/>
          <w:b/>
          <w:bCs/>
          <w:color w:val="0070C0"/>
          <w:sz w:val="24"/>
          <w:szCs w:val="24"/>
        </w:rPr>
      </w:pPr>
    </w:p>
    <w:p w14:paraId="4FA01C57" w14:textId="77777777" w:rsidR="00A0113E" w:rsidRDefault="00A0113E" w:rsidP="7CC5B521">
      <w:pPr>
        <w:jc w:val="both"/>
        <w:rPr>
          <w:rFonts w:ascii="Times New Roman" w:eastAsia="Times New Roman" w:hAnsi="Times New Roman" w:cs="Times New Roman"/>
          <w:b/>
          <w:bCs/>
          <w:color w:val="0070C0"/>
          <w:sz w:val="24"/>
          <w:szCs w:val="24"/>
        </w:rPr>
      </w:pPr>
    </w:p>
    <w:p w14:paraId="26FCAA86" w14:textId="77777777" w:rsidR="00A0113E" w:rsidRDefault="00A0113E" w:rsidP="7CC5B521">
      <w:pPr>
        <w:jc w:val="both"/>
        <w:rPr>
          <w:rFonts w:ascii="Times New Roman" w:eastAsia="Times New Roman" w:hAnsi="Times New Roman" w:cs="Times New Roman"/>
          <w:b/>
          <w:bCs/>
          <w:color w:val="0070C0"/>
          <w:sz w:val="24"/>
          <w:szCs w:val="24"/>
        </w:rPr>
      </w:pPr>
    </w:p>
    <w:p w14:paraId="29AD0605" w14:textId="77777777" w:rsidR="00A0113E" w:rsidRDefault="00A0113E" w:rsidP="7CC5B521">
      <w:pPr>
        <w:jc w:val="both"/>
        <w:rPr>
          <w:rFonts w:ascii="Times New Roman" w:eastAsia="Times New Roman" w:hAnsi="Times New Roman" w:cs="Times New Roman"/>
          <w:b/>
          <w:bCs/>
          <w:color w:val="0070C0"/>
          <w:sz w:val="24"/>
          <w:szCs w:val="24"/>
        </w:rPr>
      </w:pPr>
    </w:p>
    <w:p w14:paraId="2F1DCF8B" w14:textId="77777777" w:rsidR="00A0113E" w:rsidRDefault="00A0113E" w:rsidP="7CC5B521">
      <w:pPr>
        <w:jc w:val="both"/>
        <w:rPr>
          <w:rFonts w:ascii="Times New Roman" w:eastAsia="Times New Roman" w:hAnsi="Times New Roman" w:cs="Times New Roman"/>
          <w:b/>
          <w:bCs/>
          <w:color w:val="0070C0"/>
          <w:sz w:val="24"/>
          <w:szCs w:val="24"/>
        </w:rPr>
      </w:pPr>
    </w:p>
    <w:p w14:paraId="2CB2634D" w14:textId="084A75BC" w:rsidR="3B1E09C7" w:rsidRDefault="7CC5B521" w:rsidP="7CC5B521">
      <w:pPr>
        <w:jc w:val="both"/>
        <w:rPr>
          <w:rFonts w:ascii="Times New Roman" w:eastAsia="Times New Roman" w:hAnsi="Times New Roman" w:cs="Times New Roman"/>
          <w:b/>
          <w:bCs/>
          <w:color w:val="0070C0"/>
          <w:sz w:val="24"/>
          <w:szCs w:val="24"/>
        </w:rPr>
      </w:pPr>
      <w:r w:rsidRPr="7CC5B521">
        <w:rPr>
          <w:rFonts w:ascii="Times New Roman" w:eastAsia="Times New Roman" w:hAnsi="Times New Roman" w:cs="Times New Roman"/>
          <w:b/>
          <w:bCs/>
          <w:color w:val="0070C0"/>
          <w:sz w:val="24"/>
          <w:szCs w:val="24"/>
        </w:rPr>
        <w:lastRenderedPageBreak/>
        <w:t xml:space="preserve">State Diagram </w:t>
      </w:r>
      <w:proofErr w:type="gramStart"/>
      <w:r w:rsidRPr="7CC5B521">
        <w:rPr>
          <w:rFonts w:ascii="Times New Roman" w:eastAsia="Times New Roman" w:hAnsi="Times New Roman" w:cs="Times New Roman"/>
          <w:b/>
          <w:bCs/>
          <w:color w:val="0070C0"/>
          <w:sz w:val="24"/>
          <w:szCs w:val="24"/>
        </w:rPr>
        <w:t xml:space="preserve">of  </w:t>
      </w:r>
      <w:proofErr w:type="spellStart"/>
      <w:r w:rsidRPr="7CC5B521">
        <w:rPr>
          <w:rFonts w:ascii="Times New Roman" w:eastAsia="Times New Roman" w:hAnsi="Times New Roman" w:cs="Times New Roman"/>
          <w:b/>
          <w:bCs/>
          <w:color w:val="0070C0"/>
          <w:sz w:val="24"/>
          <w:szCs w:val="24"/>
        </w:rPr>
        <w:t>UserAccount</w:t>
      </w:r>
      <w:proofErr w:type="spellEnd"/>
      <w:proofErr w:type="gramEnd"/>
      <w:r w:rsidRPr="7CC5B521">
        <w:rPr>
          <w:rFonts w:ascii="Times New Roman" w:eastAsia="Times New Roman" w:hAnsi="Times New Roman" w:cs="Times New Roman"/>
          <w:b/>
          <w:bCs/>
          <w:color w:val="0070C0"/>
          <w:sz w:val="24"/>
          <w:szCs w:val="24"/>
        </w:rPr>
        <w:t xml:space="preserve"> entity object</w:t>
      </w:r>
    </w:p>
    <w:p w14:paraId="37278088" w14:textId="4B132B7F" w:rsidR="75C858A6" w:rsidRDefault="75C858A6" w:rsidP="75C858A6">
      <w:pPr>
        <w:jc w:val="both"/>
      </w:pPr>
      <w:r>
        <w:rPr>
          <w:noProof/>
          <w:lang w:eastAsia="zh-CN"/>
        </w:rPr>
        <w:drawing>
          <wp:inline distT="0" distB="0" distL="0" distR="0" wp14:anchorId="703B6CA2" wp14:editId="6753DF09">
            <wp:extent cx="5734052" cy="2926755"/>
            <wp:effectExtent l="0" t="0" r="0" b="0"/>
            <wp:docPr id="10107086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34052" cy="2926755"/>
                    </a:xfrm>
                    <a:prstGeom prst="rect">
                      <a:avLst/>
                    </a:prstGeom>
                  </pic:spPr>
                </pic:pic>
              </a:graphicData>
            </a:graphic>
          </wp:inline>
        </w:drawing>
      </w:r>
    </w:p>
    <w:p w14:paraId="53EB8345" w14:textId="65B20C44" w:rsidR="796F8611" w:rsidRDefault="5D7DB914" w:rsidP="7500CCF5">
      <w:pPr>
        <w:jc w:val="center"/>
        <w:rPr>
          <w:rFonts w:ascii="Times New Roman" w:eastAsia="Times New Roman" w:hAnsi="Times New Roman" w:cs="Times New Roman"/>
          <w:b/>
          <w:bCs/>
        </w:rPr>
      </w:pPr>
      <w:r w:rsidRPr="5D7DB914">
        <w:rPr>
          <w:rFonts w:ascii="Times New Roman" w:eastAsia="Times New Roman" w:hAnsi="Times New Roman" w:cs="Times New Roman"/>
          <w:b/>
          <w:bCs/>
        </w:rPr>
        <w:t>[Fig 4: State diagram of Login]</w:t>
      </w:r>
    </w:p>
    <w:p w14:paraId="1675E67E" w14:textId="3C954CB4" w:rsidR="5D7DB914" w:rsidRDefault="5D7DB914" w:rsidP="5D7DB914">
      <w:pPr>
        <w:jc w:val="both"/>
        <w:rPr>
          <w:rFonts w:ascii="Times New Roman" w:eastAsia="Times New Roman" w:hAnsi="Times New Roman" w:cs="Times New Roman"/>
          <w:b/>
          <w:bCs/>
          <w:sz w:val="24"/>
          <w:szCs w:val="24"/>
        </w:rPr>
      </w:pPr>
    </w:p>
    <w:p w14:paraId="471A2755" w14:textId="13823190" w:rsidR="3B1E09C7" w:rsidRDefault="1577204D" w:rsidP="1577204D">
      <w:pPr>
        <w:jc w:val="both"/>
        <w:rPr>
          <w:rFonts w:ascii="Times New Roman" w:eastAsia="Times New Roman" w:hAnsi="Times New Roman" w:cs="Times New Roman"/>
          <w:b/>
          <w:bCs/>
          <w:sz w:val="24"/>
          <w:szCs w:val="24"/>
        </w:rPr>
      </w:pPr>
      <w:r w:rsidRPr="1577204D">
        <w:rPr>
          <w:rFonts w:ascii="Times New Roman" w:eastAsia="Times New Roman" w:hAnsi="Times New Roman" w:cs="Times New Roman"/>
          <w:b/>
          <w:bCs/>
          <w:sz w:val="24"/>
          <w:szCs w:val="24"/>
        </w:rPr>
        <w:t>3.3. A customer is able to change username.</w:t>
      </w:r>
    </w:p>
    <w:p w14:paraId="6CD514DB" w14:textId="0101F567" w:rsidR="3B1E09C7" w:rsidRDefault="3B1E09C7" w:rsidP="3B1E09C7">
      <w:pPr>
        <w:spacing w:line="331" w:lineRule="exact"/>
      </w:pPr>
      <w:r w:rsidRPr="3B1E09C7">
        <w:rPr>
          <w:rFonts w:ascii="Times New Roman" w:eastAsia="Times New Roman" w:hAnsi="Times New Roman" w:cs="Times New Roman"/>
          <w:color w:val="000000" w:themeColor="text1"/>
          <w:sz w:val="24"/>
          <w:szCs w:val="24"/>
        </w:rPr>
        <w:t>Functionality: Customers change the username of the account.</w:t>
      </w:r>
    </w:p>
    <w:p w14:paraId="2C65E8CD" w14:textId="38E30D6C" w:rsidR="3B1E09C7" w:rsidRDefault="7CC5B521" w:rsidP="3B1E09C7">
      <w:pPr>
        <w:spacing w:line="331" w:lineRule="exact"/>
      </w:pPr>
      <w:r w:rsidRPr="7CC5B521">
        <w:rPr>
          <w:rFonts w:ascii="Times New Roman" w:eastAsia="Times New Roman" w:hAnsi="Times New Roman" w:cs="Times New Roman"/>
          <w:color w:val="000000" w:themeColor="text1"/>
          <w:sz w:val="24"/>
          <w:szCs w:val="24"/>
        </w:rPr>
        <w:t xml:space="preserve">Functionality name: </w:t>
      </w:r>
      <w:proofErr w:type="spellStart"/>
      <w:r w:rsidRPr="7CC5B521">
        <w:rPr>
          <w:rFonts w:ascii="Times New Roman" w:eastAsia="Times New Roman" w:hAnsi="Times New Roman" w:cs="Times New Roman"/>
          <w:b/>
          <w:bCs/>
          <w:color w:val="000000" w:themeColor="text1"/>
          <w:sz w:val="24"/>
          <w:szCs w:val="24"/>
        </w:rPr>
        <w:t>ChangeUsername</w:t>
      </w:r>
      <w:proofErr w:type="spellEnd"/>
    </w:p>
    <w:p w14:paraId="6B5BDB8C" w14:textId="054AFF63" w:rsidR="3B1E09C7" w:rsidRDefault="3B1E09C7" w:rsidP="3B1E09C7">
      <w:pPr>
        <w:spacing w:line="331" w:lineRule="exact"/>
      </w:pPr>
      <w:r w:rsidRPr="3B1E09C7">
        <w:rPr>
          <w:rFonts w:ascii="Times New Roman" w:eastAsia="Times New Roman" w:hAnsi="Times New Roman" w:cs="Times New Roman"/>
          <w:b/>
          <w:bCs/>
          <w:color w:val="002060"/>
          <w:sz w:val="24"/>
          <w:szCs w:val="24"/>
          <w:u w:val="single"/>
        </w:rPr>
        <w:t>Functional Model:</w:t>
      </w:r>
    </w:p>
    <w:p w14:paraId="1E0F5B61" w14:textId="20430F78"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Scenarios</w:t>
      </w:r>
    </w:p>
    <w:p w14:paraId="2089C336" w14:textId="1A8B5921" w:rsidR="3B1E09C7" w:rsidRDefault="7CC5B521" w:rsidP="4F29C669">
      <w:pPr>
        <w:spacing w:line="331" w:lineRule="exact"/>
      </w:pPr>
      <w:r w:rsidRPr="7CC5B521">
        <w:rPr>
          <w:rFonts w:ascii="Times New Roman" w:eastAsia="Times New Roman" w:hAnsi="Times New Roman" w:cs="Times New Roman"/>
          <w:b/>
          <w:bCs/>
          <w:color w:val="000000" w:themeColor="text1"/>
          <w:sz w:val="24"/>
          <w:szCs w:val="24"/>
        </w:rPr>
        <w:t>Example 1:</w:t>
      </w:r>
      <w:r w:rsidRPr="7CC5B521">
        <w:rPr>
          <w:rFonts w:ascii="Times New Roman" w:eastAsia="Times New Roman" w:hAnsi="Times New Roman" w:cs="Times New Roman"/>
          <w:color w:val="000000" w:themeColor="text1"/>
          <w:sz w:val="24"/>
          <w:szCs w:val="24"/>
        </w:rPr>
        <w:t xml:space="preserve"> Susan attempts to change her username of her account to </w:t>
      </w:r>
      <w:proofErr w:type="spellStart"/>
      <w:r w:rsidRPr="7CC5B521">
        <w:rPr>
          <w:rFonts w:ascii="Times New Roman" w:eastAsia="Times New Roman" w:hAnsi="Times New Roman" w:cs="Times New Roman"/>
          <w:color w:val="000000" w:themeColor="text1"/>
          <w:sz w:val="24"/>
          <w:szCs w:val="24"/>
        </w:rPr>
        <w:t>susansmith</w:t>
      </w:r>
      <w:proofErr w:type="spellEnd"/>
      <w:r w:rsidRPr="7CC5B521">
        <w:rPr>
          <w:rFonts w:ascii="Times New Roman" w:eastAsia="Times New Roman" w:hAnsi="Times New Roman" w:cs="Times New Roman"/>
          <w:color w:val="000000" w:themeColor="text1"/>
          <w:sz w:val="24"/>
          <w:szCs w:val="24"/>
        </w:rPr>
        <w:t xml:space="preserve"> on 5/01/2018 at 2:10PM. Scenario of an example above</w:t>
      </w:r>
    </w:p>
    <w:tbl>
      <w:tblPr>
        <w:tblStyle w:val="PlainTable2"/>
        <w:tblW w:w="0" w:type="auto"/>
        <w:tblLook w:val="04A0" w:firstRow="1" w:lastRow="0" w:firstColumn="1" w:lastColumn="0" w:noHBand="0" w:noVBand="1"/>
      </w:tblPr>
      <w:tblGrid>
        <w:gridCol w:w="2955"/>
        <w:gridCol w:w="6405"/>
      </w:tblGrid>
      <w:tr w:rsidR="3B1E09C7" w14:paraId="69116D17"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088C3FAE"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045DCBCE" w14:textId="44563569"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SuccessfulChangeUsername:ChangeUsername</w:t>
            </w:r>
            <w:proofErr w:type="spellEnd"/>
          </w:p>
        </w:tc>
      </w:tr>
      <w:tr w:rsidR="3B1E09C7" w14:paraId="22D2FEE2"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650FA6F3"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07C23DCE" w14:textId="60506CAD" w:rsidR="3B1E09C7" w:rsidRDefault="7CC5B521" w:rsidP="7CC5B5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color w:val="000000" w:themeColor="text1"/>
                <w:sz w:val="24"/>
                <w:szCs w:val="24"/>
                <w:u w:val="single"/>
              </w:rPr>
              <w:t>Susan:Customer</w:t>
            </w:r>
            <w:proofErr w:type="spellEnd"/>
          </w:p>
        </w:tc>
      </w:tr>
      <w:tr w:rsidR="3B1E09C7" w14:paraId="005FD7E6"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3BEFB151"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7E34EC2A" w14:textId="60C4DA62" w:rsidR="3B1E09C7" w:rsidRDefault="7CC5B521" w:rsidP="7CC5B521">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 Susan activates the “</w:t>
            </w:r>
            <w:proofErr w:type="spellStart"/>
            <w:r w:rsidRPr="7CC5B521">
              <w:rPr>
                <w:rFonts w:ascii="Times New Roman" w:eastAsia="Times New Roman" w:hAnsi="Times New Roman" w:cs="Times New Roman"/>
                <w:color w:val="000000" w:themeColor="text1"/>
                <w:sz w:val="24"/>
                <w:szCs w:val="24"/>
              </w:rPr>
              <w:t>ChangeUsername</w:t>
            </w:r>
            <w:proofErr w:type="spellEnd"/>
            <w:r w:rsidRPr="7CC5B521">
              <w:rPr>
                <w:rFonts w:ascii="Times New Roman" w:eastAsia="Times New Roman" w:hAnsi="Times New Roman" w:cs="Times New Roman"/>
                <w:color w:val="000000" w:themeColor="text1"/>
                <w:sz w:val="24"/>
                <w:szCs w:val="24"/>
              </w:rPr>
              <w:t>” function of the system by clicking on CHANGE USERNAME</w:t>
            </w:r>
            <w:r w:rsidR="3B1E09C7">
              <w:br/>
            </w:r>
            <w:r w:rsidRPr="7CC5B521">
              <w:rPr>
                <w:rFonts w:ascii="Times New Roman" w:eastAsia="Times New Roman" w:hAnsi="Times New Roman" w:cs="Times New Roman"/>
                <w:color w:val="000000" w:themeColor="text1"/>
                <w:sz w:val="24"/>
                <w:szCs w:val="24"/>
              </w:rPr>
              <w:t xml:space="preserve">2. Susan </w:t>
            </w:r>
            <w:proofErr w:type="gramStart"/>
            <w:r w:rsidRPr="7CC5B521">
              <w:rPr>
                <w:rFonts w:ascii="Times New Roman" w:eastAsia="Times New Roman" w:hAnsi="Times New Roman" w:cs="Times New Roman"/>
                <w:color w:val="000000" w:themeColor="text1"/>
                <w:sz w:val="24"/>
                <w:szCs w:val="24"/>
              </w:rPr>
              <w:t xml:space="preserve">enters  </w:t>
            </w:r>
            <w:proofErr w:type="spellStart"/>
            <w:r w:rsidRPr="7CC5B521">
              <w:rPr>
                <w:rFonts w:ascii="Times New Roman" w:eastAsia="Times New Roman" w:hAnsi="Times New Roman" w:cs="Times New Roman"/>
                <w:color w:val="000000" w:themeColor="text1"/>
                <w:sz w:val="24"/>
                <w:szCs w:val="24"/>
              </w:rPr>
              <w:t>susansmith</w:t>
            </w:r>
            <w:proofErr w:type="spellEnd"/>
            <w:proofErr w:type="gramEnd"/>
            <w:r w:rsidRPr="7CC5B521">
              <w:rPr>
                <w:rFonts w:ascii="Times New Roman" w:eastAsia="Times New Roman" w:hAnsi="Times New Roman" w:cs="Times New Roman"/>
                <w:color w:val="000000" w:themeColor="text1"/>
                <w:sz w:val="24"/>
                <w:szCs w:val="24"/>
              </w:rPr>
              <w:t>,, a new username.</w:t>
            </w:r>
            <w:r w:rsidR="3B1E09C7">
              <w:br/>
            </w:r>
            <w:r w:rsidRPr="7CC5B521">
              <w:rPr>
                <w:rFonts w:ascii="Times New Roman" w:eastAsia="Times New Roman" w:hAnsi="Times New Roman" w:cs="Times New Roman"/>
                <w:color w:val="000000" w:themeColor="text1"/>
                <w:sz w:val="24"/>
                <w:szCs w:val="24"/>
              </w:rPr>
              <w:t>3. Susan changes the username by clicking COMPLETE.</w:t>
            </w:r>
            <w:r w:rsidR="3B1E09C7">
              <w:br/>
            </w:r>
            <w:r w:rsidRPr="7CC5B521">
              <w:rPr>
                <w:rFonts w:ascii="Times New Roman" w:eastAsia="Times New Roman" w:hAnsi="Times New Roman" w:cs="Times New Roman"/>
                <w:color w:val="000000" w:themeColor="text1"/>
                <w:sz w:val="24"/>
                <w:szCs w:val="24"/>
              </w:rPr>
              <w:t>4. The system shows “Username Changed Successfully”.</w:t>
            </w:r>
          </w:p>
        </w:tc>
      </w:tr>
    </w:tbl>
    <w:p w14:paraId="35B3E65D" w14:textId="07178BC6" w:rsidR="796F8611" w:rsidRDefault="7CC5B521" w:rsidP="7CC5B521">
      <w:pPr>
        <w:jc w:val="center"/>
        <w:rPr>
          <w:rFonts w:ascii="Times New Roman" w:eastAsia="Times New Roman" w:hAnsi="Times New Roman" w:cs="Times New Roman"/>
          <w:b/>
          <w:bCs/>
        </w:rPr>
      </w:pPr>
      <w:r w:rsidRPr="7CC5B521">
        <w:rPr>
          <w:rFonts w:ascii="Times New Roman" w:eastAsia="Times New Roman" w:hAnsi="Times New Roman" w:cs="Times New Roman"/>
          <w:b/>
          <w:bCs/>
        </w:rPr>
        <w:t xml:space="preserve">[Table: 11 </w:t>
      </w:r>
      <w:proofErr w:type="spellStart"/>
      <w:r w:rsidRPr="7CC5B521">
        <w:rPr>
          <w:rFonts w:ascii="Times New Roman" w:eastAsia="Times New Roman" w:hAnsi="Times New Roman" w:cs="Times New Roman"/>
          <w:b/>
          <w:bCs/>
        </w:rPr>
        <w:t>ChangeUsername</w:t>
      </w:r>
      <w:proofErr w:type="spellEnd"/>
      <w:r w:rsidRPr="7CC5B521">
        <w:rPr>
          <w:rFonts w:ascii="Times New Roman" w:eastAsia="Times New Roman" w:hAnsi="Times New Roman" w:cs="Times New Roman"/>
          <w:b/>
          <w:bCs/>
        </w:rPr>
        <w:t xml:space="preserve"> Successful Scenario]</w:t>
      </w:r>
    </w:p>
    <w:p w14:paraId="7A21A74A" w14:textId="233051AB" w:rsidR="796F8611" w:rsidRDefault="796F8611" w:rsidP="796F8611">
      <w:pPr>
        <w:jc w:val="both"/>
        <w:rPr>
          <w:rFonts w:ascii="Times New Roman" w:eastAsia="Times New Roman" w:hAnsi="Times New Roman" w:cs="Times New Roman"/>
          <w:b/>
          <w:bCs/>
          <w:color w:val="0070C0"/>
          <w:sz w:val="24"/>
          <w:szCs w:val="24"/>
        </w:rPr>
      </w:pPr>
    </w:p>
    <w:p w14:paraId="6556E25D" w14:textId="1801DE65" w:rsidR="3B1E09C7" w:rsidRDefault="7CC5B521" w:rsidP="4F29C669">
      <w:pPr>
        <w:spacing w:line="331" w:lineRule="exact"/>
      </w:pPr>
      <w:r w:rsidRPr="7CC5B521">
        <w:rPr>
          <w:rFonts w:ascii="Times New Roman" w:eastAsia="Times New Roman" w:hAnsi="Times New Roman" w:cs="Times New Roman"/>
          <w:b/>
          <w:bCs/>
          <w:color w:val="000000" w:themeColor="text1"/>
          <w:sz w:val="24"/>
          <w:szCs w:val="24"/>
        </w:rPr>
        <w:lastRenderedPageBreak/>
        <w:t>Example 2:</w:t>
      </w:r>
      <w:r w:rsidRPr="7CC5B521">
        <w:rPr>
          <w:rFonts w:ascii="Times New Roman" w:eastAsia="Times New Roman" w:hAnsi="Times New Roman" w:cs="Times New Roman"/>
          <w:color w:val="000000" w:themeColor="text1"/>
          <w:sz w:val="24"/>
          <w:szCs w:val="24"/>
        </w:rPr>
        <w:t xml:space="preserve"> Susan attempts to change her username of her account to </w:t>
      </w:r>
      <w:proofErr w:type="spellStart"/>
      <w:r w:rsidRPr="7CC5B521">
        <w:rPr>
          <w:rFonts w:ascii="Times New Roman" w:eastAsia="Times New Roman" w:hAnsi="Times New Roman" w:cs="Times New Roman"/>
          <w:color w:val="000000" w:themeColor="text1"/>
          <w:sz w:val="24"/>
          <w:szCs w:val="24"/>
        </w:rPr>
        <w:t>susansmith</w:t>
      </w:r>
      <w:proofErr w:type="spellEnd"/>
      <w:r w:rsidRPr="7CC5B521">
        <w:rPr>
          <w:rFonts w:ascii="Times New Roman" w:eastAsia="Times New Roman" w:hAnsi="Times New Roman" w:cs="Times New Roman"/>
          <w:color w:val="000000" w:themeColor="text1"/>
          <w:sz w:val="24"/>
          <w:szCs w:val="24"/>
        </w:rPr>
        <w:t xml:space="preserve"> on 5/01/2018 at 2:10PM. Scenario of an example above.</w:t>
      </w:r>
    </w:p>
    <w:tbl>
      <w:tblPr>
        <w:tblStyle w:val="PlainTable2"/>
        <w:tblW w:w="0" w:type="auto"/>
        <w:tblLook w:val="04A0" w:firstRow="1" w:lastRow="0" w:firstColumn="1" w:lastColumn="0" w:noHBand="0" w:noVBand="1"/>
      </w:tblPr>
      <w:tblGrid>
        <w:gridCol w:w="2955"/>
        <w:gridCol w:w="6405"/>
      </w:tblGrid>
      <w:tr w:rsidR="3B1E09C7" w14:paraId="0EBE2BD3"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6899D22C"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3363C4E9" w14:textId="49F5D522"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UnsuccessfulChangeUsername:ChangeUsername</w:t>
            </w:r>
            <w:proofErr w:type="spellEnd"/>
          </w:p>
        </w:tc>
      </w:tr>
      <w:tr w:rsidR="3B1E09C7" w14:paraId="375AC09E"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17CBD0A9"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6C446043" w14:textId="5F5512EF" w:rsidR="3B1E09C7" w:rsidRDefault="7CC5B521" w:rsidP="7CC5B5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color w:val="000000" w:themeColor="text1"/>
                <w:sz w:val="24"/>
                <w:szCs w:val="24"/>
                <w:u w:val="single"/>
              </w:rPr>
              <w:t>Susan:Customer</w:t>
            </w:r>
            <w:proofErr w:type="spellEnd"/>
          </w:p>
        </w:tc>
      </w:tr>
      <w:tr w:rsidR="3B1E09C7" w14:paraId="6A4955A2"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177694DD"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0E4107D8" w14:textId="4578B936" w:rsidR="3B1E09C7" w:rsidRDefault="7CC5B521" w:rsidP="7CC5B521">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 Susan activates the “</w:t>
            </w:r>
            <w:proofErr w:type="spellStart"/>
            <w:r w:rsidRPr="7CC5B521">
              <w:rPr>
                <w:rFonts w:ascii="Times New Roman" w:eastAsia="Times New Roman" w:hAnsi="Times New Roman" w:cs="Times New Roman"/>
                <w:color w:val="000000" w:themeColor="text1"/>
                <w:sz w:val="24"/>
                <w:szCs w:val="24"/>
              </w:rPr>
              <w:t>ChangeUsername</w:t>
            </w:r>
            <w:proofErr w:type="spellEnd"/>
            <w:r w:rsidRPr="7CC5B521">
              <w:rPr>
                <w:rFonts w:ascii="Times New Roman" w:eastAsia="Times New Roman" w:hAnsi="Times New Roman" w:cs="Times New Roman"/>
                <w:color w:val="000000" w:themeColor="text1"/>
                <w:sz w:val="24"/>
                <w:szCs w:val="24"/>
              </w:rPr>
              <w:t>” function of the system by clicking on CHANGE USERNAME.</w:t>
            </w:r>
            <w:r w:rsidR="3B1E09C7">
              <w:br/>
            </w:r>
            <w:r w:rsidRPr="7CC5B521">
              <w:rPr>
                <w:rFonts w:ascii="Times New Roman" w:eastAsia="Times New Roman" w:hAnsi="Times New Roman" w:cs="Times New Roman"/>
                <w:color w:val="000000" w:themeColor="text1"/>
                <w:sz w:val="24"/>
                <w:szCs w:val="24"/>
              </w:rPr>
              <w:t xml:space="preserve">2. Susan </w:t>
            </w:r>
            <w:proofErr w:type="gramStart"/>
            <w:r w:rsidRPr="7CC5B521">
              <w:rPr>
                <w:rFonts w:ascii="Times New Roman" w:eastAsia="Times New Roman" w:hAnsi="Times New Roman" w:cs="Times New Roman"/>
                <w:color w:val="000000" w:themeColor="text1"/>
                <w:sz w:val="24"/>
                <w:szCs w:val="24"/>
              </w:rPr>
              <w:t xml:space="preserve">enters  </w:t>
            </w:r>
            <w:proofErr w:type="spellStart"/>
            <w:r w:rsidRPr="7CC5B521">
              <w:rPr>
                <w:rFonts w:ascii="Times New Roman" w:eastAsia="Times New Roman" w:hAnsi="Times New Roman" w:cs="Times New Roman"/>
                <w:color w:val="000000" w:themeColor="text1"/>
                <w:sz w:val="24"/>
                <w:szCs w:val="24"/>
              </w:rPr>
              <w:t>susansmith</w:t>
            </w:r>
            <w:proofErr w:type="spellEnd"/>
            <w:proofErr w:type="gramEnd"/>
            <w:r w:rsidRPr="7CC5B521">
              <w:rPr>
                <w:rFonts w:ascii="Times New Roman" w:eastAsia="Times New Roman" w:hAnsi="Times New Roman" w:cs="Times New Roman"/>
                <w:color w:val="000000" w:themeColor="text1"/>
                <w:sz w:val="24"/>
                <w:szCs w:val="24"/>
              </w:rPr>
              <w:t>,, a new username.</w:t>
            </w:r>
            <w:r w:rsidR="3B1E09C7">
              <w:br/>
            </w:r>
            <w:r w:rsidRPr="7CC5B521">
              <w:rPr>
                <w:rFonts w:ascii="Times New Roman" w:eastAsia="Times New Roman" w:hAnsi="Times New Roman" w:cs="Times New Roman"/>
                <w:color w:val="000000" w:themeColor="text1"/>
                <w:sz w:val="24"/>
                <w:szCs w:val="24"/>
              </w:rPr>
              <w:t>3. Susan changes the username by clicking COMPLETE.</w:t>
            </w:r>
            <w:r w:rsidR="3B1E09C7">
              <w:br/>
            </w:r>
            <w:r w:rsidRPr="7CC5B521">
              <w:rPr>
                <w:rFonts w:ascii="Times New Roman" w:eastAsia="Times New Roman" w:hAnsi="Times New Roman" w:cs="Times New Roman"/>
                <w:color w:val="000000" w:themeColor="text1"/>
                <w:sz w:val="24"/>
                <w:szCs w:val="24"/>
              </w:rPr>
              <w:t>4. The system shows “Username Changed Unsuccessfully”.</w:t>
            </w:r>
          </w:p>
        </w:tc>
      </w:tr>
    </w:tbl>
    <w:p w14:paraId="2BE27C4C" w14:textId="75724C47" w:rsidR="796F8611" w:rsidRDefault="7CC5B521" w:rsidP="7CC5B521">
      <w:pPr>
        <w:jc w:val="center"/>
        <w:rPr>
          <w:rFonts w:ascii="Times New Roman" w:eastAsia="Times New Roman" w:hAnsi="Times New Roman" w:cs="Times New Roman"/>
          <w:b/>
          <w:bCs/>
        </w:rPr>
      </w:pPr>
      <w:r w:rsidRPr="7CC5B521">
        <w:rPr>
          <w:rFonts w:ascii="Times New Roman" w:eastAsia="Times New Roman" w:hAnsi="Times New Roman" w:cs="Times New Roman"/>
          <w:b/>
          <w:bCs/>
        </w:rPr>
        <w:t xml:space="preserve">[Table: 12 </w:t>
      </w:r>
      <w:proofErr w:type="spellStart"/>
      <w:r w:rsidRPr="7CC5B521">
        <w:rPr>
          <w:rFonts w:ascii="Times New Roman" w:eastAsia="Times New Roman" w:hAnsi="Times New Roman" w:cs="Times New Roman"/>
          <w:b/>
          <w:bCs/>
        </w:rPr>
        <w:t>ChangeUsername</w:t>
      </w:r>
      <w:proofErr w:type="spellEnd"/>
      <w:r w:rsidRPr="7CC5B521">
        <w:rPr>
          <w:rFonts w:ascii="Times New Roman" w:eastAsia="Times New Roman" w:hAnsi="Times New Roman" w:cs="Times New Roman"/>
          <w:b/>
          <w:bCs/>
        </w:rPr>
        <w:t xml:space="preserve"> Unsuccessful Scenario]</w:t>
      </w:r>
    </w:p>
    <w:p w14:paraId="21FC8189" w14:textId="55B18DC7" w:rsidR="796F8611" w:rsidRDefault="796F8611" w:rsidP="796F8611"/>
    <w:p w14:paraId="2A710139" w14:textId="1206AB53" w:rsidR="3B1E09C7" w:rsidRDefault="7CC5B521" w:rsidP="4F29C669">
      <w:pPr>
        <w:spacing w:line="331" w:lineRule="exact"/>
      </w:pPr>
      <w:r w:rsidRPr="7CC5B521">
        <w:rPr>
          <w:rFonts w:ascii="Times New Roman" w:eastAsia="Times New Roman" w:hAnsi="Times New Roman" w:cs="Times New Roman"/>
          <w:b/>
          <w:bCs/>
          <w:color w:val="000000" w:themeColor="text1"/>
          <w:sz w:val="24"/>
          <w:szCs w:val="24"/>
        </w:rPr>
        <w:t>Example 3:</w:t>
      </w:r>
      <w:r w:rsidRPr="7CC5B521">
        <w:rPr>
          <w:rFonts w:ascii="Times New Roman" w:eastAsia="Times New Roman" w:hAnsi="Times New Roman" w:cs="Times New Roman"/>
          <w:color w:val="000000" w:themeColor="text1"/>
          <w:sz w:val="24"/>
          <w:szCs w:val="24"/>
        </w:rPr>
        <w:t xml:space="preserve"> Susan attempts to change her username of her account to </w:t>
      </w:r>
      <w:proofErr w:type="spellStart"/>
      <w:r w:rsidRPr="7CC5B521">
        <w:rPr>
          <w:rFonts w:ascii="Times New Roman" w:eastAsia="Times New Roman" w:hAnsi="Times New Roman" w:cs="Times New Roman"/>
          <w:color w:val="000000" w:themeColor="text1"/>
          <w:sz w:val="24"/>
          <w:szCs w:val="24"/>
        </w:rPr>
        <w:t>ssusansmith</w:t>
      </w:r>
      <w:proofErr w:type="spellEnd"/>
      <w:r w:rsidRPr="7CC5B521">
        <w:rPr>
          <w:rFonts w:ascii="Times New Roman" w:eastAsia="Times New Roman" w:hAnsi="Times New Roman" w:cs="Times New Roman"/>
          <w:color w:val="000000" w:themeColor="text1"/>
          <w:sz w:val="24"/>
          <w:szCs w:val="24"/>
        </w:rPr>
        <w:t xml:space="preserve"> on 5/01/2018 at 2:10PM. Scenario of an example above.</w:t>
      </w:r>
    </w:p>
    <w:tbl>
      <w:tblPr>
        <w:tblStyle w:val="PlainTable2"/>
        <w:tblW w:w="0" w:type="auto"/>
        <w:tblLook w:val="04A0" w:firstRow="1" w:lastRow="0" w:firstColumn="1" w:lastColumn="0" w:noHBand="0" w:noVBand="1"/>
      </w:tblPr>
      <w:tblGrid>
        <w:gridCol w:w="2955"/>
        <w:gridCol w:w="6405"/>
      </w:tblGrid>
      <w:tr w:rsidR="3B1E09C7" w14:paraId="76BE6594"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237198ED"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577B3BF5" w14:textId="595C247E"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CancelChangeUsername:ChangeUsername</w:t>
            </w:r>
            <w:proofErr w:type="spellEnd"/>
          </w:p>
        </w:tc>
      </w:tr>
      <w:tr w:rsidR="3B1E09C7" w14:paraId="158BD84F"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6D118489"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76CDF12B" w14:textId="78A323D0" w:rsidR="3B1E09C7" w:rsidRDefault="7CC5B521" w:rsidP="7CC5B5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color w:val="000000" w:themeColor="text1"/>
                <w:sz w:val="24"/>
                <w:szCs w:val="24"/>
                <w:u w:val="single"/>
              </w:rPr>
              <w:t>Susan:Customer</w:t>
            </w:r>
            <w:proofErr w:type="spellEnd"/>
          </w:p>
        </w:tc>
      </w:tr>
      <w:tr w:rsidR="3B1E09C7" w14:paraId="4EFED311"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612E4A94"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68E4AAF0" w14:textId="155ABB79" w:rsidR="3B1E09C7" w:rsidRDefault="7CC5B521" w:rsidP="7CC5B521">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 Susan activates the “</w:t>
            </w:r>
            <w:proofErr w:type="spellStart"/>
            <w:r w:rsidRPr="7CC5B521">
              <w:rPr>
                <w:rFonts w:ascii="Times New Roman" w:eastAsia="Times New Roman" w:hAnsi="Times New Roman" w:cs="Times New Roman"/>
                <w:color w:val="000000" w:themeColor="text1"/>
                <w:sz w:val="24"/>
                <w:szCs w:val="24"/>
              </w:rPr>
              <w:t>ChangeUsername</w:t>
            </w:r>
            <w:proofErr w:type="spellEnd"/>
            <w:r w:rsidRPr="7CC5B521">
              <w:rPr>
                <w:rFonts w:ascii="Times New Roman" w:eastAsia="Times New Roman" w:hAnsi="Times New Roman" w:cs="Times New Roman"/>
                <w:color w:val="000000" w:themeColor="text1"/>
                <w:sz w:val="24"/>
                <w:szCs w:val="24"/>
              </w:rPr>
              <w:t>” function of the system by clicking on CHANGE USERNAME.</w:t>
            </w:r>
            <w:r w:rsidR="3B1E09C7">
              <w:br/>
            </w:r>
            <w:r w:rsidRPr="7CC5B521">
              <w:rPr>
                <w:rFonts w:ascii="Times New Roman" w:eastAsia="Times New Roman" w:hAnsi="Times New Roman" w:cs="Times New Roman"/>
                <w:color w:val="000000" w:themeColor="text1"/>
                <w:sz w:val="24"/>
                <w:szCs w:val="24"/>
              </w:rPr>
              <w:t xml:space="preserve">2. Susan </w:t>
            </w:r>
            <w:proofErr w:type="gramStart"/>
            <w:r w:rsidRPr="7CC5B521">
              <w:rPr>
                <w:rFonts w:ascii="Times New Roman" w:eastAsia="Times New Roman" w:hAnsi="Times New Roman" w:cs="Times New Roman"/>
                <w:color w:val="000000" w:themeColor="text1"/>
                <w:sz w:val="24"/>
                <w:szCs w:val="24"/>
              </w:rPr>
              <w:t xml:space="preserve">enters  </w:t>
            </w:r>
            <w:proofErr w:type="spellStart"/>
            <w:r w:rsidRPr="7CC5B521">
              <w:rPr>
                <w:rFonts w:ascii="Times New Roman" w:eastAsia="Times New Roman" w:hAnsi="Times New Roman" w:cs="Times New Roman"/>
                <w:color w:val="000000" w:themeColor="text1"/>
                <w:sz w:val="24"/>
                <w:szCs w:val="24"/>
              </w:rPr>
              <w:t>susansmith</w:t>
            </w:r>
            <w:proofErr w:type="spellEnd"/>
            <w:proofErr w:type="gramEnd"/>
            <w:r w:rsidRPr="7CC5B521">
              <w:rPr>
                <w:rFonts w:ascii="Times New Roman" w:eastAsia="Times New Roman" w:hAnsi="Times New Roman" w:cs="Times New Roman"/>
                <w:color w:val="000000" w:themeColor="text1"/>
                <w:sz w:val="24"/>
                <w:szCs w:val="24"/>
              </w:rPr>
              <w:t>,, a new username.</w:t>
            </w:r>
            <w:r w:rsidR="3B1E09C7">
              <w:br/>
            </w:r>
            <w:r w:rsidRPr="7CC5B521">
              <w:rPr>
                <w:rFonts w:ascii="Times New Roman" w:eastAsia="Times New Roman" w:hAnsi="Times New Roman" w:cs="Times New Roman"/>
                <w:color w:val="000000" w:themeColor="text1"/>
                <w:sz w:val="24"/>
                <w:szCs w:val="24"/>
              </w:rPr>
              <w:t>3. Susan cancels by clicking CANCEL.</w:t>
            </w:r>
            <w:r w:rsidR="3B1E09C7">
              <w:br/>
            </w:r>
            <w:r w:rsidRPr="7CC5B521">
              <w:rPr>
                <w:rFonts w:ascii="Times New Roman" w:eastAsia="Times New Roman" w:hAnsi="Times New Roman" w:cs="Times New Roman"/>
                <w:color w:val="000000" w:themeColor="text1"/>
                <w:sz w:val="24"/>
                <w:szCs w:val="24"/>
              </w:rPr>
              <w:t>4. The system shows “Username Change Cancelled”.</w:t>
            </w:r>
          </w:p>
        </w:tc>
      </w:tr>
    </w:tbl>
    <w:p w14:paraId="19BF5905" w14:textId="31722025" w:rsidR="796F8611" w:rsidRDefault="7CC5B521" w:rsidP="7CC5B521">
      <w:pPr>
        <w:jc w:val="center"/>
        <w:rPr>
          <w:rFonts w:ascii="Times New Roman" w:eastAsia="Times New Roman" w:hAnsi="Times New Roman" w:cs="Times New Roman"/>
          <w:b/>
          <w:bCs/>
        </w:rPr>
      </w:pPr>
      <w:r w:rsidRPr="7CC5B521">
        <w:rPr>
          <w:rFonts w:ascii="Times New Roman" w:eastAsia="Times New Roman" w:hAnsi="Times New Roman" w:cs="Times New Roman"/>
          <w:b/>
          <w:bCs/>
        </w:rPr>
        <w:t xml:space="preserve">[Table: 13 </w:t>
      </w:r>
      <w:proofErr w:type="spellStart"/>
      <w:r w:rsidRPr="7CC5B521">
        <w:rPr>
          <w:rFonts w:ascii="Times New Roman" w:eastAsia="Times New Roman" w:hAnsi="Times New Roman" w:cs="Times New Roman"/>
          <w:b/>
          <w:bCs/>
        </w:rPr>
        <w:t>ChangeUsername</w:t>
      </w:r>
      <w:proofErr w:type="spellEnd"/>
      <w:r w:rsidRPr="7CC5B521">
        <w:rPr>
          <w:rFonts w:ascii="Times New Roman" w:eastAsia="Times New Roman" w:hAnsi="Times New Roman" w:cs="Times New Roman"/>
          <w:b/>
          <w:bCs/>
        </w:rPr>
        <w:t xml:space="preserve"> Cancel Scenario]</w:t>
      </w:r>
    </w:p>
    <w:p w14:paraId="649A5FFC" w14:textId="7281D1FC" w:rsidR="29B25F8F" w:rsidRDefault="29B25F8F" w:rsidP="29B25F8F">
      <w:pPr>
        <w:jc w:val="both"/>
        <w:rPr>
          <w:rFonts w:ascii="Times New Roman" w:eastAsia="Times New Roman" w:hAnsi="Times New Roman" w:cs="Times New Roman"/>
          <w:b/>
          <w:bCs/>
          <w:color w:val="0070C0"/>
          <w:sz w:val="24"/>
          <w:szCs w:val="24"/>
        </w:rPr>
      </w:pPr>
    </w:p>
    <w:p w14:paraId="747549E6" w14:textId="3373B3BD" w:rsidR="3B1E09C7" w:rsidRDefault="29B25F8F" w:rsidP="29B25F8F">
      <w:pPr>
        <w:jc w:val="both"/>
        <w:rPr>
          <w:rFonts w:ascii="Times New Roman" w:eastAsia="Times New Roman" w:hAnsi="Times New Roman" w:cs="Times New Roman"/>
          <w:b/>
          <w:bCs/>
          <w:color w:val="0070C0"/>
          <w:sz w:val="24"/>
          <w:szCs w:val="24"/>
        </w:rPr>
      </w:pPr>
      <w:r w:rsidRPr="29B25F8F">
        <w:rPr>
          <w:rFonts w:ascii="Times New Roman" w:eastAsia="Times New Roman" w:hAnsi="Times New Roman" w:cs="Times New Roman"/>
          <w:b/>
          <w:bCs/>
          <w:color w:val="0070C0"/>
          <w:sz w:val="24"/>
          <w:szCs w:val="24"/>
        </w:rPr>
        <w:t>Initial Use case</w:t>
      </w:r>
    </w:p>
    <w:tbl>
      <w:tblPr>
        <w:tblStyle w:val="PlainTable2"/>
        <w:tblW w:w="0" w:type="auto"/>
        <w:tblLook w:val="04A0" w:firstRow="1" w:lastRow="0" w:firstColumn="1" w:lastColumn="0" w:noHBand="0" w:noVBand="1"/>
      </w:tblPr>
      <w:tblGrid>
        <w:gridCol w:w="2955"/>
        <w:gridCol w:w="6405"/>
      </w:tblGrid>
      <w:tr w:rsidR="3B1E09C7" w14:paraId="46726CD1"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25CBDA47"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039EB871" w14:textId="278376B1"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ChangeUsername</w:t>
            </w:r>
            <w:proofErr w:type="spellEnd"/>
          </w:p>
        </w:tc>
      </w:tr>
      <w:tr w:rsidR="3B1E09C7" w14:paraId="41E46186"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52E5ADD9"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2E12F4AC" w14:textId="5D2B9239"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Initiated by a Customer</w:t>
            </w:r>
          </w:p>
        </w:tc>
      </w:tr>
      <w:tr w:rsidR="3B1E09C7" w14:paraId="613A056A"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732C781F"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01BC9A15" w14:textId="034F991D" w:rsidR="3B1E09C7" w:rsidRDefault="5D7DB914" w:rsidP="5D7DB914">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1. The customer is changing his/ her username of the </w:t>
            </w:r>
            <w:r w:rsidR="3B1E09C7">
              <w:br/>
            </w:r>
            <w:r w:rsidRPr="5D7DB914">
              <w:rPr>
                <w:rFonts w:ascii="Times New Roman" w:eastAsia="Times New Roman" w:hAnsi="Times New Roman" w:cs="Times New Roman"/>
                <w:color w:val="000000" w:themeColor="text1"/>
                <w:sz w:val="24"/>
                <w:szCs w:val="24"/>
              </w:rPr>
              <w:t>account on a specific date at a specific time.</w:t>
            </w:r>
            <w:r w:rsidR="3B1E09C7">
              <w:br/>
            </w:r>
            <w:r w:rsidRPr="5D7DB914">
              <w:rPr>
                <w:rFonts w:ascii="Times New Roman" w:eastAsia="Times New Roman" w:hAnsi="Times New Roman" w:cs="Times New Roman"/>
                <w:color w:val="000000" w:themeColor="text1"/>
                <w:sz w:val="24"/>
                <w:szCs w:val="24"/>
              </w:rPr>
              <w:t>2. “Username Changed Successfully”, “Username Changed Unsuccessfully” or “Username Changed Cancelled” is shown in the middle of the screen on the same website page.</w:t>
            </w:r>
          </w:p>
        </w:tc>
      </w:tr>
      <w:tr w:rsidR="3B1E09C7" w14:paraId="438ACAA6"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3DBDB978" w14:textId="5F07221C"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Entry conditions </w:t>
            </w:r>
          </w:p>
        </w:tc>
        <w:tc>
          <w:tcPr>
            <w:tcW w:w="6405" w:type="dxa"/>
          </w:tcPr>
          <w:p w14:paraId="40914A77" w14:textId="7352C7D8" w:rsidR="3B1E09C7" w:rsidRDefault="3B1E09C7" w:rsidP="3B1E09C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 xml:space="preserve">The customer is logged in his/ her account and is on the </w:t>
            </w:r>
            <w:r>
              <w:br/>
            </w:r>
            <w:r w:rsidRPr="3B1E09C7">
              <w:rPr>
                <w:rFonts w:ascii="Times New Roman" w:eastAsia="Times New Roman" w:hAnsi="Times New Roman" w:cs="Times New Roman"/>
                <w:color w:val="000000" w:themeColor="text1"/>
                <w:sz w:val="24"/>
                <w:szCs w:val="24"/>
              </w:rPr>
              <w:t>account overview page.</w:t>
            </w:r>
          </w:p>
        </w:tc>
      </w:tr>
      <w:tr w:rsidR="3B1E09C7" w14:paraId="07EC45C1"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7D590F2E" w14:textId="42008C58"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Exit conditions</w:t>
            </w:r>
          </w:p>
        </w:tc>
        <w:tc>
          <w:tcPr>
            <w:tcW w:w="6405" w:type="dxa"/>
          </w:tcPr>
          <w:p w14:paraId="66181DAB" w14:textId="0AE385A2" w:rsidR="3B1E09C7" w:rsidRDefault="3B1E09C7" w:rsidP="3B1E09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A confirmation is shown.</w:t>
            </w:r>
          </w:p>
        </w:tc>
      </w:tr>
      <w:tr w:rsidR="3B1E09C7" w14:paraId="7CE0CCCC"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5A85E365" w14:textId="7FFCF04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Quality Requirements</w:t>
            </w:r>
          </w:p>
        </w:tc>
        <w:tc>
          <w:tcPr>
            <w:tcW w:w="6405" w:type="dxa"/>
          </w:tcPr>
          <w:p w14:paraId="61E16C1C" w14:textId="229E0E81"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The process must be done in less than 3 seconds.</w:t>
            </w:r>
          </w:p>
        </w:tc>
      </w:tr>
    </w:tbl>
    <w:p w14:paraId="43B0B7CB" w14:textId="0A1C7519" w:rsidR="796F8611" w:rsidRDefault="7CC5B521" w:rsidP="7CC5B521">
      <w:pPr>
        <w:jc w:val="center"/>
        <w:rPr>
          <w:rFonts w:ascii="Times New Roman" w:eastAsia="Times New Roman" w:hAnsi="Times New Roman" w:cs="Times New Roman"/>
          <w:b/>
          <w:bCs/>
        </w:rPr>
      </w:pPr>
      <w:r w:rsidRPr="7CC5B521">
        <w:rPr>
          <w:rFonts w:ascii="Times New Roman" w:eastAsia="Times New Roman" w:hAnsi="Times New Roman" w:cs="Times New Roman"/>
          <w:b/>
          <w:bCs/>
        </w:rPr>
        <w:t xml:space="preserve">[Table: </w:t>
      </w:r>
      <w:proofErr w:type="gramStart"/>
      <w:r w:rsidRPr="7CC5B521">
        <w:rPr>
          <w:rFonts w:ascii="Times New Roman" w:eastAsia="Times New Roman" w:hAnsi="Times New Roman" w:cs="Times New Roman"/>
          <w:b/>
          <w:bCs/>
        </w:rPr>
        <w:t xml:space="preserve">14  </w:t>
      </w:r>
      <w:proofErr w:type="spellStart"/>
      <w:r w:rsidRPr="7CC5B521">
        <w:rPr>
          <w:rFonts w:ascii="Times New Roman" w:eastAsia="Times New Roman" w:hAnsi="Times New Roman" w:cs="Times New Roman"/>
          <w:b/>
          <w:bCs/>
        </w:rPr>
        <w:t>ChangeUsername</w:t>
      </w:r>
      <w:proofErr w:type="spellEnd"/>
      <w:proofErr w:type="gramEnd"/>
      <w:r w:rsidRPr="7CC5B521">
        <w:rPr>
          <w:rFonts w:ascii="Times New Roman" w:eastAsia="Times New Roman" w:hAnsi="Times New Roman" w:cs="Times New Roman"/>
          <w:b/>
          <w:bCs/>
        </w:rPr>
        <w:t xml:space="preserve"> Initial Use Case]</w:t>
      </w:r>
    </w:p>
    <w:p w14:paraId="2EAD789B" w14:textId="62E310FF" w:rsidR="796F8611" w:rsidRDefault="796F8611" w:rsidP="796F8611">
      <w:pPr>
        <w:rPr>
          <w:rFonts w:ascii="Times New Roman" w:eastAsia="Times New Roman" w:hAnsi="Times New Roman" w:cs="Times New Roman"/>
          <w:b/>
          <w:bCs/>
          <w:color w:val="000000" w:themeColor="text1"/>
          <w:sz w:val="24"/>
          <w:szCs w:val="24"/>
        </w:rPr>
      </w:pPr>
    </w:p>
    <w:p w14:paraId="21089AF5" w14:textId="7762A531"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lastRenderedPageBreak/>
        <w:t>Refine Use case</w:t>
      </w:r>
    </w:p>
    <w:tbl>
      <w:tblPr>
        <w:tblStyle w:val="PlainTable2"/>
        <w:tblW w:w="9360" w:type="dxa"/>
        <w:tblLook w:val="04A0" w:firstRow="1" w:lastRow="0" w:firstColumn="1" w:lastColumn="0" w:noHBand="0" w:noVBand="1"/>
      </w:tblPr>
      <w:tblGrid>
        <w:gridCol w:w="3255"/>
        <w:gridCol w:w="6105"/>
      </w:tblGrid>
      <w:tr w:rsidR="3B1E09C7" w14:paraId="5DBC227F"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5" w:type="dxa"/>
          </w:tcPr>
          <w:p w14:paraId="61FDE08D"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105" w:type="dxa"/>
          </w:tcPr>
          <w:p w14:paraId="31278D39" w14:textId="59596752" w:rsidR="3B1E09C7" w:rsidRDefault="7CC5B521" w:rsidP="7CC5B521">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ChangeUsername</w:t>
            </w:r>
            <w:proofErr w:type="spellEnd"/>
          </w:p>
        </w:tc>
      </w:tr>
      <w:tr w:rsidR="3B1E09C7" w14:paraId="271705C3"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5" w:type="dxa"/>
          </w:tcPr>
          <w:p w14:paraId="770EC831"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105" w:type="dxa"/>
          </w:tcPr>
          <w:p w14:paraId="6229EC08" w14:textId="2EFC882F"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Initiated by a Customer</w:t>
            </w:r>
          </w:p>
        </w:tc>
      </w:tr>
      <w:tr w:rsidR="3B1E09C7" w14:paraId="5AFA0A54" w14:textId="77777777" w:rsidTr="7CC5B521">
        <w:tc>
          <w:tcPr>
            <w:cnfStyle w:val="001000000000" w:firstRow="0" w:lastRow="0" w:firstColumn="1" w:lastColumn="0" w:oddVBand="0" w:evenVBand="0" w:oddHBand="0" w:evenHBand="0" w:firstRowFirstColumn="0" w:firstRowLastColumn="0" w:lastRowFirstColumn="0" w:lastRowLastColumn="0"/>
            <w:tcW w:w="3255" w:type="dxa"/>
          </w:tcPr>
          <w:p w14:paraId="78439717"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105" w:type="dxa"/>
          </w:tcPr>
          <w:p w14:paraId="0BE197EF" w14:textId="4E20AF05" w:rsidR="3B1E09C7" w:rsidRDefault="7CC5B521" w:rsidP="5D7DB914">
            <w:pPr>
              <w:spacing w:line="331" w:lineRule="exact"/>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sz w:val="24"/>
                <w:szCs w:val="24"/>
              </w:rPr>
              <w:t>1. Customer activates the “</w:t>
            </w:r>
            <w:proofErr w:type="spellStart"/>
            <w:r w:rsidRPr="7CC5B521">
              <w:rPr>
                <w:rFonts w:ascii="Times New Roman" w:eastAsia="Times New Roman" w:hAnsi="Times New Roman" w:cs="Times New Roman"/>
                <w:sz w:val="24"/>
                <w:szCs w:val="24"/>
              </w:rPr>
              <w:t>ChangeUsername</w:t>
            </w:r>
            <w:proofErr w:type="spellEnd"/>
            <w:proofErr w:type="gramStart"/>
            <w:r w:rsidRPr="7CC5B521">
              <w:rPr>
                <w:rFonts w:ascii="Times New Roman" w:eastAsia="Times New Roman" w:hAnsi="Times New Roman" w:cs="Times New Roman"/>
                <w:sz w:val="24"/>
                <w:szCs w:val="24"/>
              </w:rPr>
              <w:t>”  function</w:t>
            </w:r>
            <w:proofErr w:type="gramEnd"/>
            <w:r w:rsidRPr="7CC5B521">
              <w:rPr>
                <w:rFonts w:ascii="Times New Roman" w:eastAsia="Times New Roman" w:hAnsi="Times New Roman" w:cs="Times New Roman"/>
                <w:sz w:val="24"/>
                <w:szCs w:val="24"/>
              </w:rPr>
              <w:t xml:space="preserve"> of the system by clicking on Change Username .            </w:t>
            </w:r>
          </w:p>
          <w:p w14:paraId="58A40C4B" w14:textId="08357471" w:rsidR="3B1E09C7" w:rsidRDefault="7CC5B521" w:rsidP="5D7DB914">
            <w:pPr>
              <w:spacing w:line="331" w:lineRule="exact"/>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sz w:val="24"/>
                <w:szCs w:val="24"/>
              </w:rPr>
              <w:t xml:space="preserve">2. An object of </w:t>
            </w:r>
            <w:proofErr w:type="spellStart"/>
            <w:r w:rsidRPr="7CC5B521">
              <w:rPr>
                <w:rFonts w:ascii="Times New Roman" w:eastAsia="Times New Roman" w:hAnsi="Times New Roman" w:cs="Times New Roman"/>
                <w:sz w:val="24"/>
                <w:szCs w:val="24"/>
              </w:rPr>
              <w:t>ChangeUsernameControl</w:t>
            </w:r>
            <w:proofErr w:type="spellEnd"/>
            <w:r w:rsidRPr="7CC5B521">
              <w:rPr>
                <w:rFonts w:ascii="Times New Roman" w:eastAsia="Times New Roman" w:hAnsi="Times New Roman" w:cs="Times New Roman"/>
                <w:sz w:val="24"/>
                <w:szCs w:val="24"/>
              </w:rPr>
              <w:t xml:space="preserve"> created by </w:t>
            </w:r>
            <w:proofErr w:type="spellStart"/>
            <w:r w:rsidRPr="7CC5B521">
              <w:rPr>
                <w:rFonts w:ascii="Times New Roman" w:eastAsia="Times New Roman" w:hAnsi="Times New Roman" w:cs="Times New Roman"/>
                <w:sz w:val="24"/>
                <w:szCs w:val="24"/>
              </w:rPr>
              <w:t>FunctionalityWindow</w:t>
            </w:r>
            <w:proofErr w:type="spellEnd"/>
            <w:r w:rsidRPr="7CC5B521">
              <w:rPr>
                <w:rFonts w:ascii="Times New Roman" w:eastAsia="Times New Roman" w:hAnsi="Times New Roman" w:cs="Times New Roman"/>
                <w:sz w:val="24"/>
                <w:szCs w:val="24"/>
              </w:rPr>
              <w:t xml:space="preserve">. </w:t>
            </w:r>
          </w:p>
          <w:p w14:paraId="5EAC7335" w14:textId="0003BBFC"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sz w:val="24"/>
                <w:szCs w:val="24"/>
              </w:rPr>
              <w:t xml:space="preserve">3. The control object prompts the customer to enter the new </w:t>
            </w:r>
          </w:p>
          <w:p w14:paraId="219B36FD" w14:textId="56728F5E"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CC5B521">
              <w:rPr>
                <w:rFonts w:ascii="Times New Roman" w:eastAsia="Times New Roman" w:hAnsi="Times New Roman" w:cs="Times New Roman"/>
                <w:sz w:val="24"/>
                <w:szCs w:val="24"/>
              </w:rPr>
              <w:t xml:space="preserve">Username and clicks on submit in </w:t>
            </w:r>
            <w:proofErr w:type="spellStart"/>
            <w:r w:rsidRPr="7CC5B521">
              <w:rPr>
                <w:rFonts w:ascii="Times New Roman" w:eastAsia="Times New Roman" w:hAnsi="Times New Roman" w:cs="Times New Roman"/>
                <w:sz w:val="24"/>
                <w:szCs w:val="24"/>
              </w:rPr>
              <w:t>ChangeUsernameWindow</w:t>
            </w:r>
            <w:proofErr w:type="spellEnd"/>
            <w:r w:rsidRPr="7CC5B521">
              <w:rPr>
                <w:rFonts w:ascii="Times New Roman" w:eastAsia="Times New Roman" w:hAnsi="Times New Roman" w:cs="Times New Roman"/>
                <w:sz w:val="24"/>
                <w:szCs w:val="24"/>
              </w:rPr>
              <w:t xml:space="preserve"> </w:t>
            </w:r>
          </w:p>
          <w:p w14:paraId="008E726A" w14:textId="3E523F94" w:rsidR="3B1E09C7" w:rsidRDefault="7CC5B521" w:rsidP="5D7DB914">
            <w:pPr>
              <w:spacing w:line="331" w:lineRule="exact"/>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sz w:val="24"/>
                <w:szCs w:val="24"/>
              </w:rPr>
              <w:t xml:space="preserve">4.The </w:t>
            </w:r>
            <w:proofErr w:type="spellStart"/>
            <w:r w:rsidRPr="7CC5B521">
              <w:rPr>
                <w:rFonts w:ascii="Times New Roman" w:eastAsia="Times New Roman" w:hAnsi="Times New Roman" w:cs="Times New Roman"/>
                <w:sz w:val="24"/>
                <w:szCs w:val="24"/>
              </w:rPr>
              <w:t>ChangeUsernameControl</w:t>
            </w:r>
            <w:proofErr w:type="spellEnd"/>
            <w:r w:rsidRPr="7CC5B521">
              <w:rPr>
                <w:rFonts w:ascii="Times New Roman" w:eastAsia="Times New Roman" w:hAnsi="Times New Roman" w:cs="Times New Roman"/>
                <w:sz w:val="24"/>
                <w:szCs w:val="24"/>
              </w:rPr>
              <w:t xml:space="preserve"> object get the new Username.</w:t>
            </w:r>
          </w:p>
          <w:p w14:paraId="236ECE77" w14:textId="306888E6" w:rsidR="3B1E09C7" w:rsidRDefault="7CC5B521" w:rsidP="5D7DB914">
            <w:pPr>
              <w:spacing w:line="331" w:lineRule="exact"/>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sz w:val="24"/>
                <w:szCs w:val="24"/>
              </w:rPr>
              <w:t xml:space="preserve">If the Username is valid </w:t>
            </w:r>
            <w:proofErr w:type="spellStart"/>
            <w:r w:rsidRPr="7CC5B521">
              <w:rPr>
                <w:rFonts w:ascii="Times New Roman" w:eastAsia="Times New Roman" w:hAnsi="Times New Roman" w:cs="Times New Roman"/>
                <w:sz w:val="24"/>
                <w:szCs w:val="24"/>
              </w:rPr>
              <w:t>ChangePasswordControl</w:t>
            </w:r>
            <w:proofErr w:type="spellEnd"/>
            <w:r w:rsidRPr="7CC5B521">
              <w:rPr>
                <w:rFonts w:ascii="Times New Roman" w:eastAsia="Times New Roman" w:hAnsi="Times New Roman" w:cs="Times New Roman"/>
                <w:sz w:val="24"/>
                <w:szCs w:val="24"/>
              </w:rPr>
              <w:t xml:space="preserve"> object    creates a </w:t>
            </w:r>
            <w:proofErr w:type="spellStart"/>
            <w:r w:rsidRPr="7CC5B521">
              <w:rPr>
                <w:rFonts w:ascii="Times New Roman" w:eastAsia="Times New Roman" w:hAnsi="Times New Roman" w:cs="Times New Roman"/>
                <w:sz w:val="24"/>
                <w:szCs w:val="24"/>
              </w:rPr>
              <w:t>UserAccount</w:t>
            </w:r>
            <w:proofErr w:type="spellEnd"/>
            <w:r w:rsidRPr="7CC5B521">
              <w:rPr>
                <w:rFonts w:ascii="Times New Roman" w:eastAsia="Times New Roman" w:hAnsi="Times New Roman" w:cs="Times New Roman"/>
                <w:sz w:val="24"/>
                <w:szCs w:val="24"/>
              </w:rPr>
              <w:t xml:space="preserve"> object and invokes an operation to      update the Username.</w:t>
            </w:r>
          </w:p>
          <w:p w14:paraId="1D0541F2" w14:textId="37B5A3C4"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7CC5B521">
              <w:rPr>
                <w:rFonts w:ascii="Times New Roman" w:eastAsia="Times New Roman" w:hAnsi="Times New Roman" w:cs="Times New Roman"/>
                <w:sz w:val="24"/>
                <w:szCs w:val="24"/>
              </w:rPr>
              <w:t>5.ChangeUsernameControl</w:t>
            </w:r>
            <w:proofErr w:type="gramEnd"/>
            <w:r w:rsidRPr="7CC5B521">
              <w:rPr>
                <w:rFonts w:ascii="Times New Roman" w:eastAsia="Times New Roman" w:hAnsi="Times New Roman" w:cs="Times New Roman"/>
                <w:sz w:val="24"/>
                <w:szCs w:val="24"/>
              </w:rPr>
              <w:t xml:space="preserve"> object creates a </w:t>
            </w:r>
            <w:proofErr w:type="spellStart"/>
            <w:r w:rsidRPr="7CC5B521">
              <w:rPr>
                <w:rFonts w:ascii="Times New Roman" w:eastAsia="Times New Roman" w:hAnsi="Times New Roman" w:cs="Times New Roman"/>
                <w:sz w:val="24"/>
                <w:szCs w:val="24"/>
              </w:rPr>
              <w:t>ShowResultWindow</w:t>
            </w:r>
            <w:proofErr w:type="spellEnd"/>
            <w:r w:rsidRPr="7CC5B521">
              <w:rPr>
                <w:rFonts w:ascii="Times New Roman" w:eastAsia="Times New Roman" w:hAnsi="Times New Roman" w:cs="Times New Roman"/>
                <w:sz w:val="24"/>
                <w:szCs w:val="24"/>
              </w:rPr>
              <w:t xml:space="preserve"> to displays </w:t>
            </w:r>
            <w:r w:rsidRPr="7CC5B521">
              <w:rPr>
                <w:rFonts w:ascii="Times New Roman" w:eastAsia="Times New Roman" w:hAnsi="Times New Roman" w:cs="Times New Roman"/>
                <w:color w:val="000000" w:themeColor="text1"/>
                <w:sz w:val="24"/>
                <w:szCs w:val="24"/>
              </w:rPr>
              <w:t xml:space="preserve">“Username Changed </w:t>
            </w:r>
            <w:proofErr w:type="spellStart"/>
            <w:r w:rsidRPr="7CC5B521">
              <w:rPr>
                <w:rFonts w:ascii="Times New Roman" w:eastAsia="Times New Roman" w:hAnsi="Times New Roman" w:cs="Times New Roman"/>
                <w:color w:val="000000" w:themeColor="text1"/>
                <w:sz w:val="24"/>
                <w:szCs w:val="24"/>
              </w:rPr>
              <w:t>Successfully”or</w:t>
            </w:r>
            <w:proofErr w:type="spellEnd"/>
            <w:r w:rsidRPr="7CC5B521">
              <w:rPr>
                <w:rFonts w:ascii="Times New Roman" w:eastAsia="Times New Roman" w:hAnsi="Times New Roman" w:cs="Times New Roman"/>
                <w:color w:val="000000" w:themeColor="text1"/>
                <w:sz w:val="24"/>
                <w:szCs w:val="24"/>
              </w:rPr>
              <w:t xml:space="preserve"> “Username Changed Unsuccessfully” or “Username Changed Cancelled”.</w:t>
            </w:r>
          </w:p>
        </w:tc>
      </w:tr>
      <w:tr w:rsidR="3B1E09C7" w14:paraId="523B6BDB"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5" w:type="dxa"/>
          </w:tcPr>
          <w:p w14:paraId="598EC8B5" w14:textId="5F07221C"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Entry conditions </w:t>
            </w:r>
          </w:p>
        </w:tc>
        <w:tc>
          <w:tcPr>
            <w:tcW w:w="6105" w:type="dxa"/>
          </w:tcPr>
          <w:p w14:paraId="25714520" w14:textId="76D3CE74" w:rsidR="3B1E09C7" w:rsidRDefault="3B1E09C7" w:rsidP="3B1E09C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 xml:space="preserve">The customer is logged in his/ her account and is on the </w:t>
            </w:r>
            <w:r>
              <w:br/>
            </w:r>
            <w:r w:rsidRPr="3B1E09C7">
              <w:rPr>
                <w:rFonts w:ascii="Times New Roman" w:eastAsia="Times New Roman" w:hAnsi="Times New Roman" w:cs="Times New Roman"/>
                <w:color w:val="000000" w:themeColor="text1"/>
                <w:sz w:val="24"/>
                <w:szCs w:val="24"/>
              </w:rPr>
              <w:t>account overview page.</w:t>
            </w:r>
          </w:p>
        </w:tc>
      </w:tr>
      <w:tr w:rsidR="3B1E09C7" w14:paraId="233EC16F" w14:textId="77777777" w:rsidTr="7CC5B521">
        <w:tc>
          <w:tcPr>
            <w:cnfStyle w:val="001000000000" w:firstRow="0" w:lastRow="0" w:firstColumn="1" w:lastColumn="0" w:oddVBand="0" w:evenVBand="0" w:oddHBand="0" w:evenHBand="0" w:firstRowFirstColumn="0" w:firstRowLastColumn="0" w:lastRowFirstColumn="0" w:lastRowLastColumn="0"/>
            <w:tcW w:w="3255" w:type="dxa"/>
          </w:tcPr>
          <w:p w14:paraId="33EC13CD" w14:textId="42008C58"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Exit conditions</w:t>
            </w:r>
          </w:p>
        </w:tc>
        <w:tc>
          <w:tcPr>
            <w:tcW w:w="6105" w:type="dxa"/>
          </w:tcPr>
          <w:p w14:paraId="401F184F" w14:textId="1740223F" w:rsidR="3B1E09C7" w:rsidRDefault="3B1E09C7" w:rsidP="3B1E09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A confirmation is shown.</w:t>
            </w:r>
          </w:p>
        </w:tc>
      </w:tr>
      <w:tr w:rsidR="3B1E09C7" w14:paraId="2E7559D0"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5" w:type="dxa"/>
          </w:tcPr>
          <w:p w14:paraId="5121BB31" w14:textId="7FFCF04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Quality Requirements</w:t>
            </w:r>
          </w:p>
        </w:tc>
        <w:tc>
          <w:tcPr>
            <w:tcW w:w="6105" w:type="dxa"/>
          </w:tcPr>
          <w:p w14:paraId="260063C5" w14:textId="3A11C284"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The process must be done in less than 3 seconds.</w:t>
            </w:r>
          </w:p>
        </w:tc>
      </w:tr>
    </w:tbl>
    <w:p w14:paraId="686BFD7F" w14:textId="7F69A1E6" w:rsidR="796F8611" w:rsidRDefault="7CC5B521" w:rsidP="7CC5B521">
      <w:pPr>
        <w:jc w:val="center"/>
        <w:rPr>
          <w:rFonts w:ascii="Times New Roman" w:eastAsia="Times New Roman" w:hAnsi="Times New Roman" w:cs="Times New Roman"/>
          <w:b/>
          <w:bCs/>
          <w:sz w:val="20"/>
          <w:szCs w:val="20"/>
        </w:rPr>
      </w:pPr>
      <w:r w:rsidRPr="7CC5B521">
        <w:rPr>
          <w:rFonts w:ascii="Times New Roman" w:eastAsia="Times New Roman" w:hAnsi="Times New Roman" w:cs="Times New Roman"/>
          <w:b/>
          <w:bCs/>
        </w:rPr>
        <w:t xml:space="preserve">[Table: 15 </w:t>
      </w:r>
      <w:proofErr w:type="spellStart"/>
      <w:r w:rsidRPr="7CC5B521">
        <w:rPr>
          <w:rFonts w:ascii="Times New Roman" w:eastAsia="Times New Roman" w:hAnsi="Times New Roman" w:cs="Times New Roman"/>
          <w:b/>
          <w:bCs/>
        </w:rPr>
        <w:t>ChangeUsername</w:t>
      </w:r>
      <w:proofErr w:type="spellEnd"/>
      <w:r w:rsidRPr="7CC5B521">
        <w:rPr>
          <w:rFonts w:ascii="Times New Roman" w:eastAsia="Times New Roman" w:hAnsi="Times New Roman" w:cs="Times New Roman"/>
          <w:b/>
          <w:bCs/>
        </w:rPr>
        <w:t xml:space="preserve"> Refine Use Case]</w:t>
      </w:r>
    </w:p>
    <w:p w14:paraId="6F37CD5E" w14:textId="3AD99A24" w:rsidR="796F8611" w:rsidRDefault="796F8611" w:rsidP="796F8611">
      <w:pPr>
        <w:jc w:val="center"/>
        <w:rPr>
          <w:rFonts w:ascii="Times New Roman" w:eastAsia="Times New Roman" w:hAnsi="Times New Roman" w:cs="Times New Roman"/>
          <w:b/>
          <w:bCs/>
          <w:sz w:val="20"/>
          <w:szCs w:val="20"/>
        </w:rPr>
      </w:pPr>
    </w:p>
    <w:p w14:paraId="04E9A858" w14:textId="77777777" w:rsidR="00A0113E" w:rsidRDefault="00A0113E" w:rsidP="3B1E09C7">
      <w:pPr>
        <w:jc w:val="both"/>
        <w:rPr>
          <w:rFonts w:ascii="Times New Roman" w:eastAsia="Times New Roman" w:hAnsi="Times New Roman" w:cs="Times New Roman"/>
          <w:b/>
          <w:bCs/>
          <w:color w:val="002060"/>
          <w:sz w:val="24"/>
          <w:szCs w:val="24"/>
          <w:u w:val="single"/>
        </w:rPr>
      </w:pPr>
    </w:p>
    <w:p w14:paraId="0B3AF1F0" w14:textId="77777777" w:rsidR="00A0113E" w:rsidRDefault="00A0113E" w:rsidP="3B1E09C7">
      <w:pPr>
        <w:jc w:val="both"/>
        <w:rPr>
          <w:rFonts w:ascii="Times New Roman" w:eastAsia="Times New Roman" w:hAnsi="Times New Roman" w:cs="Times New Roman"/>
          <w:b/>
          <w:bCs/>
          <w:color w:val="002060"/>
          <w:sz w:val="24"/>
          <w:szCs w:val="24"/>
          <w:u w:val="single"/>
        </w:rPr>
      </w:pPr>
    </w:p>
    <w:p w14:paraId="00600D33" w14:textId="77777777" w:rsidR="00A0113E" w:rsidRDefault="00A0113E" w:rsidP="3B1E09C7">
      <w:pPr>
        <w:jc w:val="both"/>
        <w:rPr>
          <w:rFonts w:ascii="Times New Roman" w:eastAsia="Times New Roman" w:hAnsi="Times New Roman" w:cs="Times New Roman"/>
          <w:b/>
          <w:bCs/>
          <w:color w:val="002060"/>
          <w:sz w:val="24"/>
          <w:szCs w:val="24"/>
          <w:u w:val="single"/>
        </w:rPr>
      </w:pPr>
    </w:p>
    <w:p w14:paraId="2A9F1A71" w14:textId="77777777" w:rsidR="00A0113E" w:rsidRDefault="00A0113E" w:rsidP="3B1E09C7">
      <w:pPr>
        <w:jc w:val="both"/>
        <w:rPr>
          <w:rFonts w:ascii="Times New Roman" w:eastAsia="Times New Roman" w:hAnsi="Times New Roman" w:cs="Times New Roman"/>
          <w:b/>
          <w:bCs/>
          <w:color w:val="002060"/>
          <w:sz w:val="24"/>
          <w:szCs w:val="24"/>
          <w:u w:val="single"/>
        </w:rPr>
      </w:pPr>
    </w:p>
    <w:p w14:paraId="04117A72" w14:textId="77777777" w:rsidR="00A0113E" w:rsidRDefault="00A0113E" w:rsidP="3B1E09C7">
      <w:pPr>
        <w:jc w:val="both"/>
        <w:rPr>
          <w:rFonts w:ascii="Times New Roman" w:eastAsia="Times New Roman" w:hAnsi="Times New Roman" w:cs="Times New Roman"/>
          <w:b/>
          <w:bCs/>
          <w:color w:val="002060"/>
          <w:sz w:val="24"/>
          <w:szCs w:val="24"/>
          <w:u w:val="single"/>
        </w:rPr>
      </w:pPr>
    </w:p>
    <w:p w14:paraId="00BD66B7" w14:textId="77777777" w:rsidR="00A0113E" w:rsidRDefault="00A0113E" w:rsidP="3B1E09C7">
      <w:pPr>
        <w:jc w:val="both"/>
        <w:rPr>
          <w:rFonts w:ascii="Times New Roman" w:eastAsia="Times New Roman" w:hAnsi="Times New Roman" w:cs="Times New Roman"/>
          <w:b/>
          <w:bCs/>
          <w:color w:val="002060"/>
          <w:sz w:val="24"/>
          <w:szCs w:val="24"/>
          <w:u w:val="single"/>
        </w:rPr>
      </w:pPr>
    </w:p>
    <w:p w14:paraId="3BE634B6" w14:textId="77777777" w:rsidR="00A0113E" w:rsidRDefault="00A0113E" w:rsidP="3B1E09C7">
      <w:pPr>
        <w:jc w:val="both"/>
        <w:rPr>
          <w:rFonts w:ascii="Times New Roman" w:eastAsia="Times New Roman" w:hAnsi="Times New Roman" w:cs="Times New Roman"/>
          <w:b/>
          <w:bCs/>
          <w:color w:val="002060"/>
          <w:sz w:val="24"/>
          <w:szCs w:val="24"/>
          <w:u w:val="single"/>
        </w:rPr>
      </w:pPr>
    </w:p>
    <w:p w14:paraId="7A1B20A6" w14:textId="77777777" w:rsidR="00A0113E" w:rsidRDefault="00A0113E" w:rsidP="3B1E09C7">
      <w:pPr>
        <w:jc w:val="both"/>
        <w:rPr>
          <w:rFonts w:ascii="Times New Roman" w:eastAsia="Times New Roman" w:hAnsi="Times New Roman" w:cs="Times New Roman"/>
          <w:b/>
          <w:bCs/>
          <w:color w:val="002060"/>
          <w:sz w:val="24"/>
          <w:szCs w:val="24"/>
          <w:u w:val="single"/>
        </w:rPr>
      </w:pPr>
    </w:p>
    <w:p w14:paraId="28D56F1A" w14:textId="77777777" w:rsidR="00A0113E" w:rsidRDefault="00A0113E" w:rsidP="3B1E09C7">
      <w:pPr>
        <w:jc w:val="both"/>
        <w:rPr>
          <w:rFonts w:ascii="Times New Roman" w:eastAsia="Times New Roman" w:hAnsi="Times New Roman" w:cs="Times New Roman"/>
          <w:b/>
          <w:bCs/>
          <w:color w:val="002060"/>
          <w:sz w:val="24"/>
          <w:szCs w:val="24"/>
          <w:u w:val="single"/>
        </w:rPr>
      </w:pPr>
    </w:p>
    <w:p w14:paraId="0DC545E1" w14:textId="77777777" w:rsidR="00A0113E" w:rsidRDefault="00A0113E" w:rsidP="3B1E09C7">
      <w:pPr>
        <w:jc w:val="both"/>
        <w:rPr>
          <w:rFonts w:ascii="Times New Roman" w:eastAsia="Times New Roman" w:hAnsi="Times New Roman" w:cs="Times New Roman"/>
          <w:b/>
          <w:bCs/>
          <w:color w:val="002060"/>
          <w:sz w:val="24"/>
          <w:szCs w:val="24"/>
          <w:u w:val="single"/>
        </w:rPr>
      </w:pPr>
    </w:p>
    <w:p w14:paraId="23A5C7B7" w14:textId="374283C1"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lastRenderedPageBreak/>
        <w:t>Dynamic Model:</w:t>
      </w:r>
    </w:p>
    <w:p w14:paraId="07B3AFB6" w14:textId="3742C3BB" w:rsidR="3B1E09C7" w:rsidRDefault="29B25F8F" w:rsidP="29B25F8F">
      <w:pPr>
        <w:jc w:val="both"/>
        <w:rPr>
          <w:rFonts w:ascii="Times New Roman" w:eastAsia="Times New Roman" w:hAnsi="Times New Roman" w:cs="Times New Roman"/>
          <w:b/>
          <w:bCs/>
          <w:color w:val="0070C0"/>
          <w:sz w:val="24"/>
          <w:szCs w:val="24"/>
        </w:rPr>
      </w:pPr>
      <w:r w:rsidRPr="29B25F8F">
        <w:rPr>
          <w:rFonts w:ascii="Times New Roman" w:eastAsia="Times New Roman" w:hAnsi="Times New Roman" w:cs="Times New Roman"/>
          <w:b/>
          <w:bCs/>
          <w:color w:val="0070C0"/>
          <w:sz w:val="24"/>
          <w:szCs w:val="24"/>
        </w:rPr>
        <w:t>Sequences Diagram of Change Username</w:t>
      </w:r>
    </w:p>
    <w:p w14:paraId="60C6E811" w14:textId="1E6AA5A9" w:rsidR="796F8611" w:rsidRDefault="796F8611" w:rsidP="29B25F8F">
      <w:pPr>
        <w:jc w:val="both"/>
      </w:pPr>
      <w:r>
        <w:rPr>
          <w:noProof/>
          <w:lang w:eastAsia="zh-CN"/>
        </w:rPr>
        <w:drawing>
          <wp:inline distT="0" distB="0" distL="0" distR="0" wp14:anchorId="7469A4A4" wp14:editId="34A8F529">
            <wp:extent cx="5943600" cy="4838698"/>
            <wp:effectExtent l="0" t="0" r="0" b="0"/>
            <wp:docPr id="12206266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943600" cy="4838698"/>
                    </a:xfrm>
                    <a:prstGeom prst="rect">
                      <a:avLst/>
                    </a:prstGeom>
                  </pic:spPr>
                </pic:pic>
              </a:graphicData>
            </a:graphic>
          </wp:inline>
        </w:drawing>
      </w:r>
    </w:p>
    <w:p w14:paraId="041EB652" w14:textId="7A203932" w:rsidR="796F8611" w:rsidRDefault="29B25F8F" w:rsidP="29B25F8F">
      <w:pPr>
        <w:ind w:left="2160" w:firstLine="720"/>
        <w:jc w:val="both"/>
        <w:rPr>
          <w:rFonts w:ascii="Times New Roman" w:eastAsia="Times New Roman" w:hAnsi="Times New Roman" w:cs="Times New Roman"/>
          <w:b/>
          <w:bCs/>
          <w:color w:val="0070C0"/>
          <w:sz w:val="24"/>
          <w:szCs w:val="24"/>
        </w:rPr>
      </w:pPr>
      <w:r w:rsidRPr="29B25F8F">
        <w:rPr>
          <w:rFonts w:ascii="Times New Roman" w:eastAsia="Times New Roman" w:hAnsi="Times New Roman" w:cs="Times New Roman"/>
          <w:b/>
          <w:bCs/>
          <w:sz w:val="20"/>
          <w:szCs w:val="20"/>
        </w:rPr>
        <w:t>[Fig 5: Sequence diagram of Change Username]</w:t>
      </w:r>
    </w:p>
    <w:p w14:paraId="7CB2E9FE" w14:textId="68ED29EC" w:rsidR="29B25F8F" w:rsidRDefault="29B25F8F" w:rsidP="29B25F8F">
      <w:pPr>
        <w:jc w:val="center"/>
        <w:rPr>
          <w:rFonts w:ascii="Times New Roman" w:eastAsia="Times New Roman" w:hAnsi="Times New Roman" w:cs="Times New Roman"/>
          <w:b/>
          <w:bCs/>
          <w:sz w:val="20"/>
          <w:szCs w:val="20"/>
        </w:rPr>
      </w:pPr>
    </w:p>
    <w:p w14:paraId="034F9921" w14:textId="67582E7D" w:rsidR="5D7DB914" w:rsidRDefault="5D7DB914" w:rsidP="5D7DB914">
      <w:pPr>
        <w:jc w:val="center"/>
        <w:rPr>
          <w:rFonts w:ascii="Times New Roman" w:eastAsia="Times New Roman" w:hAnsi="Times New Roman" w:cs="Times New Roman"/>
          <w:b/>
          <w:bCs/>
          <w:sz w:val="20"/>
          <w:szCs w:val="20"/>
        </w:rPr>
      </w:pPr>
    </w:p>
    <w:p w14:paraId="7CF24DE4" w14:textId="77777777" w:rsidR="00A0113E" w:rsidRDefault="00A0113E" w:rsidP="7CC5B521">
      <w:pPr>
        <w:jc w:val="both"/>
        <w:rPr>
          <w:rFonts w:ascii="Times New Roman" w:eastAsia="Times New Roman" w:hAnsi="Times New Roman" w:cs="Times New Roman"/>
          <w:b/>
          <w:bCs/>
          <w:color w:val="0070C0"/>
          <w:sz w:val="24"/>
          <w:szCs w:val="24"/>
        </w:rPr>
      </w:pPr>
    </w:p>
    <w:p w14:paraId="2223FC65" w14:textId="77777777" w:rsidR="00A0113E" w:rsidRDefault="00A0113E" w:rsidP="7CC5B521">
      <w:pPr>
        <w:jc w:val="both"/>
        <w:rPr>
          <w:rFonts w:ascii="Times New Roman" w:eastAsia="Times New Roman" w:hAnsi="Times New Roman" w:cs="Times New Roman"/>
          <w:b/>
          <w:bCs/>
          <w:color w:val="0070C0"/>
          <w:sz w:val="24"/>
          <w:szCs w:val="24"/>
        </w:rPr>
      </w:pPr>
    </w:p>
    <w:p w14:paraId="6A132FFD" w14:textId="77777777" w:rsidR="00A0113E" w:rsidRDefault="00A0113E" w:rsidP="7CC5B521">
      <w:pPr>
        <w:jc w:val="both"/>
        <w:rPr>
          <w:rFonts w:ascii="Times New Roman" w:eastAsia="Times New Roman" w:hAnsi="Times New Roman" w:cs="Times New Roman"/>
          <w:b/>
          <w:bCs/>
          <w:color w:val="0070C0"/>
          <w:sz w:val="24"/>
          <w:szCs w:val="24"/>
        </w:rPr>
      </w:pPr>
    </w:p>
    <w:p w14:paraId="08A5A926" w14:textId="77777777" w:rsidR="00A0113E" w:rsidRDefault="00A0113E" w:rsidP="7CC5B521">
      <w:pPr>
        <w:jc w:val="both"/>
        <w:rPr>
          <w:rFonts w:ascii="Times New Roman" w:eastAsia="Times New Roman" w:hAnsi="Times New Roman" w:cs="Times New Roman"/>
          <w:b/>
          <w:bCs/>
          <w:color w:val="0070C0"/>
          <w:sz w:val="24"/>
          <w:szCs w:val="24"/>
        </w:rPr>
      </w:pPr>
    </w:p>
    <w:p w14:paraId="3533E661" w14:textId="77777777" w:rsidR="00A0113E" w:rsidRDefault="00A0113E" w:rsidP="7CC5B521">
      <w:pPr>
        <w:jc w:val="both"/>
        <w:rPr>
          <w:rFonts w:ascii="Times New Roman" w:eastAsia="Times New Roman" w:hAnsi="Times New Roman" w:cs="Times New Roman"/>
          <w:b/>
          <w:bCs/>
          <w:color w:val="0070C0"/>
          <w:sz w:val="24"/>
          <w:szCs w:val="24"/>
        </w:rPr>
      </w:pPr>
    </w:p>
    <w:p w14:paraId="06CCBCA4" w14:textId="77777777" w:rsidR="00A0113E" w:rsidRDefault="00A0113E" w:rsidP="7CC5B521">
      <w:pPr>
        <w:jc w:val="both"/>
        <w:rPr>
          <w:rFonts w:ascii="Times New Roman" w:eastAsia="Times New Roman" w:hAnsi="Times New Roman" w:cs="Times New Roman"/>
          <w:b/>
          <w:bCs/>
          <w:color w:val="0070C0"/>
          <w:sz w:val="24"/>
          <w:szCs w:val="24"/>
        </w:rPr>
      </w:pPr>
    </w:p>
    <w:p w14:paraId="6552A4C8" w14:textId="442627AC" w:rsidR="3B1E09C7" w:rsidRDefault="7CC5B521" w:rsidP="7CC5B521">
      <w:pPr>
        <w:jc w:val="both"/>
        <w:rPr>
          <w:rFonts w:ascii="Times New Roman" w:eastAsia="Times New Roman" w:hAnsi="Times New Roman" w:cs="Times New Roman"/>
          <w:b/>
          <w:bCs/>
          <w:color w:val="0070C0"/>
          <w:sz w:val="24"/>
          <w:szCs w:val="24"/>
        </w:rPr>
      </w:pPr>
      <w:r w:rsidRPr="7CC5B521">
        <w:rPr>
          <w:rFonts w:ascii="Times New Roman" w:eastAsia="Times New Roman" w:hAnsi="Times New Roman" w:cs="Times New Roman"/>
          <w:b/>
          <w:bCs/>
          <w:color w:val="0070C0"/>
          <w:sz w:val="24"/>
          <w:szCs w:val="24"/>
        </w:rPr>
        <w:lastRenderedPageBreak/>
        <w:t xml:space="preserve">State Diagram of </w:t>
      </w:r>
      <w:proofErr w:type="spellStart"/>
      <w:r w:rsidRPr="7CC5B521">
        <w:rPr>
          <w:rFonts w:ascii="Times New Roman" w:eastAsia="Times New Roman" w:hAnsi="Times New Roman" w:cs="Times New Roman"/>
          <w:b/>
          <w:bCs/>
          <w:color w:val="0070C0"/>
          <w:sz w:val="24"/>
          <w:szCs w:val="24"/>
        </w:rPr>
        <w:t>UserAccount</w:t>
      </w:r>
      <w:proofErr w:type="spellEnd"/>
      <w:r w:rsidRPr="7CC5B521">
        <w:rPr>
          <w:rFonts w:ascii="Times New Roman" w:eastAsia="Times New Roman" w:hAnsi="Times New Roman" w:cs="Times New Roman"/>
          <w:b/>
          <w:bCs/>
          <w:color w:val="0070C0"/>
          <w:sz w:val="24"/>
          <w:szCs w:val="24"/>
        </w:rPr>
        <w:t xml:space="preserve"> entity object </w:t>
      </w:r>
    </w:p>
    <w:p w14:paraId="5D220351" w14:textId="68E1ECA4" w:rsidR="796F8611" w:rsidRDefault="796F8611" w:rsidP="796F8611">
      <w:pPr>
        <w:jc w:val="center"/>
      </w:pPr>
      <w:r>
        <w:rPr>
          <w:noProof/>
          <w:lang w:eastAsia="zh-CN"/>
        </w:rPr>
        <w:drawing>
          <wp:inline distT="0" distB="0" distL="0" distR="0" wp14:anchorId="13462C04" wp14:editId="13F8A786">
            <wp:extent cx="6134102" cy="3130947"/>
            <wp:effectExtent l="0" t="0" r="0" b="0"/>
            <wp:docPr id="13228038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134102" cy="3130947"/>
                    </a:xfrm>
                    <a:prstGeom prst="rect">
                      <a:avLst/>
                    </a:prstGeom>
                  </pic:spPr>
                </pic:pic>
              </a:graphicData>
            </a:graphic>
          </wp:inline>
        </w:drawing>
      </w:r>
      <w:r w:rsidR="7CC5B521" w:rsidRPr="7CC5B521">
        <w:rPr>
          <w:rFonts w:ascii="Times New Roman" w:eastAsia="Times New Roman" w:hAnsi="Times New Roman" w:cs="Times New Roman"/>
          <w:b/>
          <w:bCs/>
        </w:rPr>
        <w:t xml:space="preserve">[Fig 6: State diagram </w:t>
      </w:r>
      <w:proofErr w:type="spellStart"/>
      <w:r w:rsidR="7CC5B521" w:rsidRPr="7CC5B521">
        <w:rPr>
          <w:rFonts w:ascii="Times New Roman" w:eastAsia="Times New Roman" w:hAnsi="Times New Roman" w:cs="Times New Roman"/>
          <w:b/>
          <w:bCs/>
        </w:rPr>
        <w:t>UserAccount</w:t>
      </w:r>
      <w:proofErr w:type="spellEnd"/>
      <w:r w:rsidR="7CC5B521" w:rsidRPr="7CC5B521">
        <w:rPr>
          <w:rFonts w:ascii="Times New Roman" w:eastAsia="Times New Roman" w:hAnsi="Times New Roman" w:cs="Times New Roman"/>
          <w:b/>
          <w:bCs/>
        </w:rPr>
        <w:t>]</w:t>
      </w:r>
    </w:p>
    <w:p w14:paraId="38A3FA49" w14:textId="0E2EBE56" w:rsidR="29B25F8F" w:rsidRDefault="29B25F8F" w:rsidP="29B25F8F">
      <w:pPr>
        <w:jc w:val="center"/>
        <w:rPr>
          <w:rFonts w:ascii="Times New Roman" w:eastAsia="Times New Roman" w:hAnsi="Times New Roman" w:cs="Times New Roman"/>
          <w:b/>
          <w:bCs/>
        </w:rPr>
      </w:pPr>
    </w:p>
    <w:p w14:paraId="3E7740CA" w14:textId="65F22176" w:rsidR="3B1E09C7" w:rsidRDefault="1577204D" w:rsidP="1577204D">
      <w:pPr>
        <w:jc w:val="both"/>
        <w:rPr>
          <w:rFonts w:ascii="Times New Roman" w:eastAsia="Times New Roman" w:hAnsi="Times New Roman" w:cs="Times New Roman"/>
          <w:b/>
          <w:bCs/>
          <w:sz w:val="24"/>
          <w:szCs w:val="24"/>
        </w:rPr>
      </w:pPr>
      <w:r w:rsidRPr="1577204D">
        <w:rPr>
          <w:rFonts w:ascii="Times New Roman" w:eastAsia="Times New Roman" w:hAnsi="Times New Roman" w:cs="Times New Roman"/>
          <w:b/>
          <w:bCs/>
          <w:sz w:val="24"/>
          <w:szCs w:val="24"/>
        </w:rPr>
        <w:t>3.4. A customer is able to change password.</w:t>
      </w:r>
    </w:p>
    <w:p w14:paraId="2346735D" w14:textId="74208B9D" w:rsidR="3B1E09C7" w:rsidRDefault="3B1E09C7" w:rsidP="3B1E09C7">
      <w:pPr>
        <w:spacing w:line="331" w:lineRule="exact"/>
      </w:pPr>
      <w:r w:rsidRPr="3B1E09C7">
        <w:rPr>
          <w:rFonts w:ascii="Times New Roman" w:eastAsia="Times New Roman" w:hAnsi="Times New Roman" w:cs="Times New Roman"/>
          <w:color w:val="000000" w:themeColor="text1"/>
          <w:sz w:val="24"/>
          <w:szCs w:val="24"/>
        </w:rPr>
        <w:t>Functionality: Customers change password of the account.</w:t>
      </w:r>
    </w:p>
    <w:p w14:paraId="21F39A9D" w14:textId="1AB9D836" w:rsidR="3B1E09C7" w:rsidRDefault="7CC5B521" w:rsidP="3B1E09C7">
      <w:pPr>
        <w:spacing w:line="331" w:lineRule="exact"/>
      </w:pPr>
      <w:r w:rsidRPr="7CC5B521">
        <w:rPr>
          <w:rFonts w:ascii="Times New Roman" w:eastAsia="Times New Roman" w:hAnsi="Times New Roman" w:cs="Times New Roman"/>
          <w:color w:val="000000" w:themeColor="text1"/>
          <w:sz w:val="24"/>
          <w:szCs w:val="24"/>
        </w:rPr>
        <w:t xml:space="preserve">Functionality name: </w:t>
      </w:r>
      <w:proofErr w:type="spellStart"/>
      <w:r w:rsidRPr="7CC5B521">
        <w:rPr>
          <w:rFonts w:ascii="Times New Roman" w:eastAsia="Times New Roman" w:hAnsi="Times New Roman" w:cs="Times New Roman"/>
          <w:b/>
          <w:bCs/>
          <w:color w:val="000000" w:themeColor="text1"/>
          <w:sz w:val="24"/>
          <w:szCs w:val="24"/>
        </w:rPr>
        <w:t>ChangePassword</w:t>
      </w:r>
      <w:proofErr w:type="spellEnd"/>
    </w:p>
    <w:p w14:paraId="6E815ABF" w14:textId="794C4264"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t>Functional Model:</w:t>
      </w:r>
    </w:p>
    <w:p w14:paraId="370032FA" w14:textId="1AA88C17" w:rsidR="3B1E09C7" w:rsidRDefault="75C858A6" w:rsidP="75C858A6">
      <w:pPr>
        <w:spacing w:line="331" w:lineRule="exact"/>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b/>
          <w:bCs/>
          <w:color w:val="000000" w:themeColor="text1"/>
          <w:sz w:val="24"/>
          <w:szCs w:val="24"/>
        </w:rPr>
        <w:t>Example 1:</w:t>
      </w:r>
      <w:r w:rsidRPr="75C858A6">
        <w:rPr>
          <w:rFonts w:ascii="Times New Roman" w:eastAsia="Times New Roman" w:hAnsi="Times New Roman" w:cs="Times New Roman"/>
          <w:color w:val="000000" w:themeColor="text1"/>
          <w:sz w:val="24"/>
          <w:szCs w:val="24"/>
        </w:rPr>
        <w:t xml:space="preserve"> Susan attempts to change his password (Susan@4422) to new password (Susan@5555).</w:t>
      </w:r>
    </w:p>
    <w:p w14:paraId="5199292E" w14:textId="20430F78"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Scenarios</w:t>
      </w:r>
    </w:p>
    <w:tbl>
      <w:tblPr>
        <w:tblStyle w:val="PlainTable2"/>
        <w:tblW w:w="0" w:type="auto"/>
        <w:tblLook w:val="04A0" w:firstRow="1" w:lastRow="0" w:firstColumn="1" w:lastColumn="0" w:noHBand="0" w:noVBand="1"/>
      </w:tblPr>
      <w:tblGrid>
        <w:gridCol w:w="2955"/>
        <w:gridCol w:w="6405"/>
      </w:tblGrid>
      <w:tr w:rsidR="3B1E09C7" w14:paraId="77AFA323"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4EC4A42A"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065E458C" w14:textId="3F9B7602"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ChangePasswordSuccess</w:t>
            </w:r>
            <w:proofErr w:type="spellEnd"/>
            <w:r w:rsidRPr="7CC5B521">
              <w:rPr>
                <w:rFonts w:ascii="Times New Roman" w:eastAsia="Times New Roman" w:hAnsi="Times New Roman" w:cs="Times New Roman"/>
                <w:b w:val="0"/>
                <w:bCs w:val="0"/>
                <w:color w:val="000000" w:themeColor="text1"/>
                <w:sz w:val="24"/>
                <w:szCs w:val="24"/>
                <w:u w:val="single"/>
              </w:rPr>
              <w:t xml:space="preserve"> : </w:t>
            </w:r>
            <w:proofErr w:type="spellStart"/>
            <w:r w:rsidRPr="7CC5B521">
              <w:rPr>
                <w:rFonts w:ascii="Times New Roman" w:eastAsia="Times New Roman" w:hAnsi="Times New Roman" w:cs="Times New Roman"/>
                <w:b w:val="0"/>
                <w:bCs w:val="0"/>
                <w:color w:val="000000" w:themeColor="text1"/>
                <w:sz w:val="24"/>
                <w:szCs w:val="24"/>
                <w:u w:val="single"/>
              </w:rPr>
              <w:t>ChangePassword</w:t>
            </w:r>
            <w:proofErr w:type="spellEnd"/>
          </w:p>
        </w:tc>
      </w:tr>
      <w:tr w:rsidR="3B1E09C7" w14:paraId="6F0B7DCD"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4EF4A762"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30871416" w14:textId="06194E35"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3B1E09C7">
              <w:rPr>
                <w:rFonts w:ascii="Times New Roman" w:eastAsia="Times New Roman" w:hAnsi="Times New Roman" w:cs="Times New Roman"/>
                <w:color w:val="000000" w:themeColor="text1"/>
                <w:sz w:val="24"/>
                <w:szCs w:val="24"/>
                <w:u w:val="single"/>
              </w:rPr>
              <w:t>Tom: Customer</w:t>
            </w:r>
          </w:p>
        </w:tc>
      </w:tr>
      <w:tr w:rsidR="3B1E09C7" w14:paraId="650C874B"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31D6D879"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2824834E" w14:textId="14DB1CC0" w:rsidR="3B1E09C7" w:rsidRDefault="7CC5B521" w:rsidP="7CC5B521">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 Susan activates the “</w:t>
            </w:r>
            <w:proofErr w:type="spellStart"/>
            <w:r w:rsidRPr="7CC5B521">
              <w:rPr>
                <w:rFonts w:ascii="Times New Roman" w:eastAsia="Times New Roman" w:hAnsi="Times New Roman" w:cs="Times New Roman"/>
                <w:color w:val="000000" w:themeColor="text1"/>
                <w:sz w:val="24"/>
                <w:szCs w:val="24"/>
              </w:rPr>
              <w:t>ChangePassword</w:t>
            </w:r>
            <w:proofErr w:type="spellEnd"/>
            <w:r w:rsidRPr="7CC5B521">
              <w:rPr>
                <w:rFonts w:ascii="Times New Roman" w:eastAsia="Times New Roman" w:hAnsi="Times New Roman" w:cs="Times New Roman"/>
                <w:color w:val="000000" w:themeColor="text1"/>
                <w:sz w:val="24"/>
                <w:szCs w:val="24"/>
              </w:rPr>
              <w:t>” function of the</w:t>
            </w:r>
          </w:p>
          <w:p w14:paraId="21E2B03C" w14:textId="30EA4C36" w:rsidR="3B1E09C7" w:rsidRDefault="7CC5B521" w:rsidP="7CC5B521">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7CC5B521">
              <w:rPr>
                <w:rFonts w:ascii="Times New Roman" w:eastAsia="Times New Roman" w:hAnsi="Times New Roman" w:cs="Times New Roman"/>
                <w:color w:val="000000" w:themeColor="text1"/>
                <w:sz w:val="24"/>
                <w:szCs w:val="24"/>
              </w:rPr>
              <w:t>system</w:t>
            </w:r>
            <w:proofErr w:type="gramEnd"/>
            <w:r w:rsidRPr="7CC5B521">
              <w:rPr>
                <w:rFonts w:ascii="Times New Roman" w:eastAsia="Times New Roman" w:hAnsi="Times New Roman" w:cs="Times New Roman"/>
                <w:color w:val="000000" w:themeColor="text1"/>
                <w:sz w:val="24"/>
                <w:szCs w:val="24"/>
              </w:rPr>
              <w:t xml:space="preserve"> by clicking on button </w:t>
            </w:r>
            <w:proofErr w:type="spellStart"/>
            <w:r w:rsidRPr="7CC5B521">
              <w:rPr>
                <w:rFonts w:ascii="Times New Roman" w:eastAsia="Times New Roman" w:hAnsi="Times New Roman" w:cs="Times New Roman"/>
                <w:color w:val="000000" w:themeColor="text1"/>
                <w:sz w:val="24"/>
                <w:szCs w:val="24"/>
              </w:rPr>
              <w:t>ChangePassword</w:t>
            </w:r>
            <w:proofErr w:type="spellEnd"/>
            <w:r w:rsidRPr="7CC5B521">
              <w:rPr>
                <w:rFonts w:ascii="Times New Roman" w:eastAsia="Times New Roman" w:hAnsi="Times New Roman" w:cs="Times New Roman"/>
                <w:color w:val="000000" w:themeColor="text1"/>
                <w:sz w:val="24"/>
                <w:szCs w:val="24"/>
              </w:rPr>
              <w:t xml:space="preserve"> .</w:t>
            </w:r>
            <w:r w:rsidR="3B1E09C7">
              <w:br/>
            </w:r>
            <w:r w:rsidRPr="7CC5B521">
              <w:rPr>
                <w:rFonts w:ascii="Times New Roman" w:eastAsia="Times New Roman" w:hAnsi="Times New Roman" w:cs="Times New Roman"/>
                <w:color w:val="000000" w:themeColor="text1"/>
                <w:sz w:val="24"/>
                <w:szCs w:val="24"/>
              </w:rPr>
              <w:t>2. system shows “enter your old password.</w:t>
            </w:r>
            <w:r w:rsidR="3B1E09C7">
              <w:br/>
            </w:r>
            <w:r w:rsidRPr="7CC5B521">
              <w:rPr>
                <w:rFonts w:ascii="Times New Roman" w:eastAsia="Times New Roman" w:hAnsi="Times New Roman" w:cs="Times New Roman"/>
                <w:color w:val="000000" w:themeColor="text1"/>
                <w:sz w:val="24"/>
                <w:szCs w:val="24"/>
              </w:rPr>
              <w:t>3. Susan enters his old Password “Susan@4422”.</w:t>
            </w:r>
          </w:p>
          <w:p w14:paraId="2481152C" w14:textId="58EDF173" w:rsidR="3B1E09C7" w:rsidRDefault="5D7DB914" w:rsidP="5D7DB914">
            <w:pPr>
              <w:pStyle w:val="ListParagrap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5D7DB914">
              <w:rPr>
                <w:rFonts w:ascii="Times New Roman" w:eastAsia="Times New Roman" w:hAnsi="Times New Roman" w:cs="Times New Roman"/>
                <w:color w:val="000000" w:themeColor="text1"/>
                <w:sz w:val="24"/>
                <w:szCs w:val="24"/>
              </w:rPr>
              <w:t>4. system shows “enter your new password.</w:t>
            </w:r>
            <w:r w:rsidR="3B1E09C7">
              <w:br/>
            </w:r>
            <w:r w:rsidRPr="5D7DB914">
              <w:rPr>
                <w:rFonts w:ascii="Times New Roman" w:eastAsia="Times New Roman" w:hAnsi="Times New Roman" w:cs="Times New Roman"/>
                <w:color w:val="000000" w:themeColor="text1"/>
                <w:sz w:val="24"/>
                <w:szCs w:val="24"/>
              </w:rPr>
              <w:t xml:space="preserve">5. Susan enters his new Password “Susan@5555”. </w:t>
            </w:r>
            <w:r w:rsidR="3B1E09C7">
              <w:br/>
            </w:r>
            <w:r w:rsidRPr="5D7DB914">
              <w:rPr>
                <w:rFonts w:ascii="Times New Roman" w:eastAsia="Times New Roman" w:hAnsi="Times New Roman" w:cs="Times New Roman"/>
                <w:color w:val="000000" w:themeColor="text1"/>
                <w:sz w:val="24"/>
                <w:szCs w:val="24"/>
              </w:rPr>
              <w:t>6. system shows “your Password changed successfully”</w:t>
            </w:r>
            <w:r w:rsidRPr="5D7DB914">
              <w:rPr>
                <w:color w:val="000000" w:themeColor="text1"/>
                <w:sz w:val="24"/>
                <w:szCs w:val="24"/>
              </w:rPr>
              <w:t>.</w:t>
            </w:r>
          </w:p>
        </w:tc>
      </w:tr>
    </w:tbl>
    <w:p w14:paraId="67A373BE" w14:textId="402C6BA6" w:rsidR="796F8611" w:rsidRDefault="7CC5B521" w:rsidP="7CC5B521">
      <w:pPr>
        <w:jc w:val="center"/>
        <w:rPr>
          <w:rFonts w:ascii="Times New Roman" w:eastAsia="Times New Roman" w:hAnsi="Times New Roman" w:cs="Times New Roman"/>
          <w:b/>
          <w:bCs/>
        </w:rPr>
      </w:pPr>
      <w:r w:rsidRPr="7CC5B521">
        <w:rPr>
          <w:rFonts w:ascii="Times New Roman" w:eastAsia="Times New Roman" w:hAnsi="Times New Roman" w:cs="Times New Roman"/>
          <w:b/>
          <w:bCs/>
        </w:rPr>
        <w:t xml:space="preserve">[Table: 16 </w:t>
      </w:r>
      <w:proofErr w:type="spellStart"/>
      <w:r w:rsidRPr="7CC5B521">
        <w:rPr>
          <w:rFonts w:ascii="Times New Roman" w:eastAsia="Times New Roman" w:hAnsi="Times New Roman" w:cs="Times New Roman"/>
          <w:b/>
          <w:bCs/>
        </w:rPr>
        <w:t>ChangePassword</w:t>
      </w:r>
      <w:proofErr w:type="spellEnd"/>
      <w:r w:rsidRPr="7CC5B521">
        <w:rPr>
          <w:rFonts w:ascii="Times New Roman" w:eastAsia="Times New Roman" w:hAnsi="Times New Roman" w:cs="Times New Roman"/>
          <w:b/>
          <w:bCs/>
        </w:rPr>
        <w:t xml:space="preserve"> Successful Scenario]</w:t>
      </w:r>
    </w:p>
    <w:p w14:paraId="4D05E4B2" w14:textId="0814A049" w:rsidR="29B25F8F" w:rsidRDefault="29B25F8F" w:rsidP="29B25F8F">
      <w:pPr>
        <w:jc w:val="center"/>
        <w:rPr>
          <w:rFonts w:ascii="Times New Roman" w:eastAsia="Times New Roman" w:hAnsi="Times New Roman" w:cs="Times New Roman"/>
          <w:b/>
          <w:bCs/>
        </w:rPr>
      </w:pPr>
    </w:p>
    <w:p w14:paraId="407BFC9B" w14:textId="2BA97FF4" w:rsidR="75C858A6" w:rsidRDefault="75C858A6" w:rsidP="75C858A6">
      <w:pPr>
        <w:spacing w:line="331" w:lineRule="exact"/>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b/>
          <w:bCs/>
          <w:color w:val="000000" w:themeColor="text1"/>
          <w:sz w:val="24"/>
          <w:szCs w:val="24"/>
        </w:rPr>
        <w:lastRenderedPageBreak/>
        <w:t>Example 2:</w:t>
      </w:r>
      <w:r w:rsidRPr="75C858A6">
        <w:rPr>
          <w:rFonts w:ascii="Times New Roman" w:eastAsia="Times New Roman" w:hAnsi="Times New Roman" w:cs="Times New Roman"/>
          <w:color w:val="000000" w:themeColor="text1"/>
          <w:sz w:val="24"/>
          <w:szCs w:val="24"/>
        </w:rPr>
        <w:t xml:space="preserve"> Susan attempts to change his password (Susan@4422) to new password (Susan@5555).</w:t>
      </w:r>
    </w:p>
    <w:tbl>
      <w:tblPr>
        <w:tblStyle w:val="PlainTable2"/>
        <w:tblW w:w="0" w:type="auto"/>
        <w:tblLook w:val="04A0" w:firstRow="1" w:lastRow="0" w:firstColumn="1" w:lastColumn="0" w:noHBand="0" w:noVBand="1"/>
      </w:tblPr>
      <w:tblGrid>
        <w:gridCol w:w="2955"/>
        <w:gridCol w:w="6405"/>
      </w:tblGrid>
      <w:tr w:rsidR="3B1E09C7" w14:paraId="6F9D4A86"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36D81C7A"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35E35A59" w14:textId="7C351F0B"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UnsuccessfulChangePassword</w:t>
            </w:r>
            <w:proofErr w:type="spellEnd"/>
            <w:r w:rsidRPr="7CC5B521">
              <w:rPr>
                <w:rFonts w:ascii="Times New Roman" w:eastAsia="Times New Roman" w:hAnsi="Times New Roman" w:cs="Times New Roman"/>
                <w:b w:val="0"/>
                <w:bCs w:val="0"/>
                <w:color w:val="000000" w:themeColor="text1"/>
                <w:sz w:val="24"/>
                <w:szCs w:val="24"/>
                <w:u w:val="single"/>
              </w:rPr>
              <w:t xml:space="preserve"> : </w:t>
            </w:r>
            <w:proofErr w:type="spellStart"/>
            <w:r w:rsidRPr="7CC5B521">
              <w:rPr>
                <w:rFonts w:ascii="Times New Roman" w:eastAsia="Times New Roman" w:hAnsi="Times New Roman" w:cs="Times New Roman"/>
                <w:b w:val="0"/>
                <w:bCs w:val="0"/>
                <w:color w:val="000000" w:themeColor="text1"/>
                <w:sz w:val="24"/>
                <w:szCs w:val="24"/>
                <w:u w:val="single"/>
              </w:rPr>
              <w:t>ChangePassword</w:t>
            </w:r>
            <w:proofErr w:type="spellEnd"/>
          </w:p>
        </w:tc>
      </w:tr>
      <w:tr w:rsidR="3B1E09C7" w14:paraId="51B39BF9"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69EB8A9E"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5659497E" w14:textId="45C38AE8" w:rsidR="3B1E09C7" w:rsidRDefault="75C858A6" w:rsidP="75C858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u w:val="single"/>
              </w:rPr>
              <w:t>Susan: Customer</w:t>
            </w:r>
          </w:p>
        </w:tc>
      </w:tr>
      <w:tr w:rsidR="3B1E09C7" w14:paraId="48D9C402"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6AB53DD8"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52976A68" w14:textId="66D7F38B" w:rsidR="3B1E09C7" w:rsidRDefault="7CC5B521" w:rsidP="7CC5B521">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 1. Susan activates the “</w:t>
            </w:r>
            <w:proofErr w:type="spellStart"/>
            <w:r w:rsidRPr="7CC5B521">
              <w:rPr>
                <w:rFonts w:ascii="Times New Roman" w:eastAsia="Times New Roman" w:hAnsi="Times New Roman" w:cs="Times New Roman"/>
                <w:color w:val="000000" w:themeColor="text1"/>
                <w:sz w:val="24"/>
                <w:szCs w:val="24"/>
              </w:rPr>
              <w:t>ChangePassword</w:t>
            </w:r>
            <w:proofErr w:type="spellEnd"/>
            <w:proofErr w:type="gramStart"/>
            <w:r w:rsidRPr="7CC5B521">
              <w:rPr>
                <w:rFonts w:ascii="Times New Roman" w:eastAsia="Times New Roman" w:hAnsi="Times New Roman" w:cs="Times New Roman"/>
                <w:color w:val="000000" w:themeColor="text1"/>
                <w:sz w:val="24"/>
                <w:szCs w:val="24"/>
              </w:rPr>
              <w:t>”  function</w:t>
            </w:r>
            <w:proofErr w:type="gramEnd"/>
            <w:r w:rsidR="3B1E09C7">
              <w:br/>
            </w:r>
            <w:r w:rsidRPr="7CC5B521">
              <w:rPr>
                <w:rFonts w:ascii="Times New Roman" w:eastAsia="Times New Roman" w:hAnsi="Times New Roman" w:cs="Times New Roman"/>
                <w:color w:val="000000" w:themeColor="text1"/>
                <w:sz w:val="24"/>
                <w:szCs w:val="24"/>
              </w:rPr>
              <w:t xml:space="preserve">of the system by clicking on button </w:t>
            </w:r>
            <w:proofErr w:type="spellStart"/>
            <w:r w:rsidRPr="7CC5B521">
              <w:rPr>
                <w:rFonts w:ascii="Times New Roman" w:eastAsia="Times New Roman" w:hAnsi="Times New Roman" w:cs="Times New Roman"/>
                <w:color w:val="000000" w:themeColor="text1"/>
                <w:sz w:val="24"/>
                <w:szCs w:val="24"/>
              </w:rPr>
              <w:t>ChangePassword</w:t>
            </w:r>
            <w:proofErr w:type="spellEnd"/>
            <w:r w:rsidRPr="7CC5B521">
              <w:rPr>
                <w:rFonts w:ascii="Times New Roman" w:eastAsia="Times New Roman" w:hAnsi="Times New Roman" w:cs="Times New Roman"/>
                <w:color w:val="000000" w:themeColor="text1"/>
                <w:sz w:val="24"/>
                <w:szCs w:val="24"/>
              </w:rPr>
              <w:t xml:space="preserve"> .</w:t>
            </w:r>
            <w:r w:rsidR="3B1E09C7">
              <w:br/>
            </w:r>
            <w:r w:rsidRPr="7CC5B521">
              <w:rPr>
                <w:rFonts w:ascii="Times New Roman" w:eastAsia="Times New Roman" w:hAnsi="Times New Roman" w:cs="Times New Roman"/>
                <w:color w:val="000000" w:themeColor="text1"/>
                <w:sz w:val="24"/>
                <w:szCs w:val="24"/>
              </w:rPr>
              <w:t>2. system shows “enter your old password.</w:t>
            </w:r>
            <w:r w:rsidR="3B1E09C7">
              <w:br/>
            </w:r>
            <w:r w:rsidRPr="7CC5B521">
              <w:rPr>
                <w:rFonts w:ascii="Times New Roman" w:eastAsia="Times New Roman" w:hAnsi="Times New Roman" w:cs="Times New Roman"/>
                <w:color w:val="000000" w:themeColor="text1"/>
                <w:sz w:val="24"/>
                <w:szCs w:val="24"/>
              </w:rPr>
              <w:t xml:space="preserve">3. Susan enters his old Password “Susan@4422” </w:t>
            </w:r>
            <w:r w:rsidR="3B1E09C7">
              <w:br/>
            </w:r>
            <w:r w:rsidRPr="7CC5B521">
              <w:rPr>
                <w:rFonts w:ascii="Times New Roman" w:eastAsia="Times New Roman" w:hAnsi="Times New Roman" w:cs="Times New Roman"/>
                <w:color w:val="000000" w:themeColor="text1"/>
                <w:sz w:val="24"/>
                <w:szCs w:val="24"/>
              </w:rPr>
              <w:t>4. system shows “enter your new password.</w:t>
            </w:r>
            <w:r w:rsidR="3B1E09C7">
              <w:br/>
            </w:r>
            <w:r w:rsidRPr="7CC5B521">
              <w:rPr>
                <w:rFonts w:ascii="Times New Roman" w:eastAsia="Times New Roman" w:hAnsi="Times New Roman" w:cs="Times New Roman"/>
                <w:color w:val="000000" w:themeColor="text1"/>
                <w:sz w:val="24"/>
                <w:szCs w:val="24"/>
              </w:rPr>
              <w:t>5. Susan enters his new Password “Susan@5555”</w:t>
            </w:r>
            <w:r w:rsidR="3B1E09C7">
              <w:br/>
            </w:r>
            <w:r w:rsidRPr="7CC5B521">
              <w:rPr>
                <w:rFonts w:ascii="Times New Roman" w:eastAsia="Times New Roman" w:hAnsi="Times New Roman" w:cs="Times New Roman"/>
                <w:color w:val="000000" w:themeColor="text1"/>
                <w:sz w:val="24"/>
                <w:szCs w:val="24"/>
              </w:rPr>
              <w:t>6. system shows “The Password invalid, try again”.</w:t>
            </w:r>
          </w:p>
        </w:tc>
      </w:tr>
    </w:tbl>
    <w:p w14:paraId="0B1D6E03" w14:textId="5338E2D3" w:rsidR="796F8611" w:rsidRDefault="7CC5B521" w:rsidP="7CC5B521">
      <w:pPr>
        <w:jc w:val="center"/>
        <w:rPr>
          <w:rFonts w:ascii="Times New Roman" w:eastAsia="Times New Roman" w:hAnsi="Times New Roman" w:cs="Times New Roman"/>
          <w:b/>
          <w:bCs/>
        </w:rPr>
      </w:pPr>
      <w:r w:rsidRPr="7CC5B521">
        <w:rPr>
          <w:rFonts w:ascii="Times New Roman" w:eastAsia="Times New Roman" w:hAnsi="Times New Roman" w:cs="Times New Roman"/>
          <w:b/>
          <w:bCs/>
        </w:rPr>
        <w:t xml:space="preserve">[Table: 17 </w:t>
      </w:r>
      <w:proofErr w:type="spellStart"/>
      <w:r w:rsidRPr="7CC5B521">
        <w:rPr>
          <w:rFonts w:ascii="Times New Roman" w:eastAsia="Times New Roman" w:hAnsi="Times New Roman" w:cs="Times New Roman"/>
          <w:b/>
          <w:bCs/>
        </w:rPr>
        <w:t>ChangePassword</w:t>
      </w:r>
      <w:proofErr w:type="spellEnd"/>
      <w:r w:rsidRPr="7CC5B521">
        <w:rPr>
          <w:rFonts w:ascii="Times New Roman" w:eastAsia="Times New Roman" w:hAnsi="Times New Roman" w:cs="Times New Roman"/>
          <w:b/>
          <w:bCs/>
        </w:rPr>
        <w:t xml:space="preserve"> Unsuccessful Scenario]</w:t>
      </w:r>
    </w:p>
    <w:p w14:paraId="219199B4" w14:textId="551A550B" w:rsidR="29B25F8F" w:rsidRDefault="29B25F8F" w:rsidP="29B25F8F">
      <w:pPr>
        <w:jc w:val="center"/>
        <w:rPr>
          <w:rFonts w:ascii="Times New Roman" w:eastAsia="Times New Roman" w:hAnsi="Times New Roman" w:cs="Times New Roman"/>
          <w:b/>
          <w:bCs/>
        </w:rPr>
      </w:pPr>
    </w:p>
    <w:p w14:paraId="747C0924" w14:textId="0A671B45" w:rsidR="75C858A6" w:rsidRDefault="75C858A6" w:rsidP="75C858A6">
      <w:pPr>
        <w:spacing w:line="331" w:lineRule="exact"/>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b/>
          <w:bCs/>
          <w:color w:val="000000" w:themeColor="text1"/>
          <w:sz w:val="24"/>
          <w:szCs w:val="24"/>
        </w:rPr>
        <w:t>Example 3</w:t>
      </w:r>
      <w:r w:rsidRPr="75C858A6">
        <w:rPr>
          <w:rFonts w:ascii="Times New Roman" w:eastAsia="Times New Roman" w:hAnsi="Times New Roman" w:cs="Times New Roman"/>
          <w:color w:val="000000" w:themeColor="text1"/>
          <w:sz w:val="24"/>
          <w:szCs w:val="24"/>
        </w:rPr>
        <w:t>: Susan attempts to change his password (Susan@4422) to new password (Susan@5555).</w:t>
      </w:r>
    </w:p>
    <w:tbl>
      <w:tblPr>
        <w:tblStyle w:val="PlainTable2"/>
        <w:tblW w:w="9360" w:type="dxa"/>
        <w:tblLook w:val="04A0" w:firstRow="1" w:lastRow="0" w:firstColumn="1" w:lastColumn="0" w:noHBand="0" w:noVBand="1"/>
      </w:tblPr>
      <w:tblGrid>
        <w:gridCol w:w="2940"/>
        <w:gridCol w:w="6420"/>
      </w:tblGrid>
      <w:tr w:rsidR="3B1E09C7" w14:paraId="0C725228"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C8B36CC"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20" w:type="dxa"/>
          </w:tcPr>
          <w:p w14:paraId="4CCF0548" w14:textId="6BE92AD2"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CancelChangePassword</w:t>
            </w:r>
            <w:proofErr w:type="spellEnd"/>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ChangePassword</w:t>
            </w:r>
            <w:proofErr w:type="spellEnd"/>
          </w:p>
        </w:tc>
      </w:tr>
      <w:tr w:rsidR="3B1E09C7" w14:paraId="0BA4E96C"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1791F24E"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20" w:type="dxa"/>
          </w:tcPr>
          <w:p w14:paraId="067C7C2D" w14:textId="48A48CC4" w:rsidR="3B1E09C7" w:rsidRDefault="75C858A6" w:rsidP="75C858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u w:val="single"/>
              </w:rPr>
              <w:t>Susan: Customer</w:t>
            </w:r>
          </w:p>
        </w:tc>
      </w:tr>
      <w:tr w:rsidR="3B1E09C7" w14:paraId="4FC08982" w14:textId="77777777" w:rsidTr="7CC5B521">
        <w:tc>
          <w:tcPr>
            <w:cnfStyle w:val="001000000000" w:firstRow="0" w:lastRow="0" w:firstColumn="1" w:lastColumn="0" w:oddVBand="0" w:evenVBand="0" w:oddHBand="0" w:evenHBand="0" w:firstRowFirstColumn="0" w:firstRowLastColumn="0" w:lastRowFirstColumn="0" w:lastRowLastColumn="0"/>
            <w:tcW w:w="2940" w:type="dxa"/>
          </w:tcPr>
          <w:p w14:paraId="20F85471"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20" w:type="dxa"/>
          </w:tcPr>
          <w:p w14:paraId="4315FD11" w14:textId="06B3A9FF" w:rsidR="3B1E09C7" w:rsidRDefault="7CC5B521" w:rsidP="7CC5B521">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 Susan activates the “</w:t>
            </w:r>
            <w:proofErr w:type="spellStart"/>
            <w:r w:rsidRPr="7CC5B521">
              <w:rPr>
                <w:rFonts w:ascii="Times New Roman" w:eastAsia="Times New Roman" w:hAnsi="Times New Roman" w:cs="Times New Roman"/>
                <w:color w:val="000000" w:themeColor="text1"/>
                <w:sz w:val="24"/>
                <w:szCs w:val="24"/>
              </w:rPr>
              <w:t>ChangePassword</w:t>
            </w:r>
            <w:proofErr w:type="spellEnd"/>
            <w:proofErr w:type="gramStart"/>
            <w:r w:rsidRPr="7CC5B521">
              <w:rPr>
                <w:rFonts w:ascii="Times New Roman" w:eastAsia="Times New Roman" w:hAnsi="Times New Roman" w:cs="Times New Roman"/>
                <w:color w:val="000000" w:themeColor="text1"/>
                <w:sz w:val="24"/>
                <w:szCs w:val="24"/>
              </w:rPr>
              <w:t>”  function</w:t>
            </w:r>
            <w:proofErr w:type="gramEnd"/>
            <w:r w:rsidRPr="7CC5B521">
              <w:rPr>
                <w:rFonts w:ascii="Times New Roman" w:eastAsia="Times New Roman" w:hAnsi="Times New Roman" w:cs="Times New Roman"/>
                <w:color w:val="000000" w:themeColor="text1"/>
                <w:sz w:val="24"/>
                <w:szCs w:val="24"/>
              </w:rPr>
              <w:t xml:space="preserve"> of the system  by clicking on button </w:t>
            </w:r>
            <w:proofErr w:type="spellStart"/>
            <w:r w:rsidRPr="7CC5B521">
              <w:rPr>
                <w:rFonts w:ascii="Times New Roman" w:eastAsia="Times New Roman" w:hAnsi="Times New Roman" w:cs="Times New Roman"/>
                <w:color w:val="000000" w:themeColor="text1"/>
                <w:sz w:val="24"/>
                <w:szCs w:val="24"/>
              </w:rPr>
              <w:t>ChangePassword</w:t>
            </w:r>
            <w:proofErr w:type="spellEnd"/>
            <w:r w:rsidRPr="7CC5B521">
              <w:rPr>
                <w:rFonts w:ascii="Times New Roman" w:eastAsia="Times New Roman" w:hAnsi="Times New Roman" w:cs="Times New Roman"/>
                <w:color w:val="000000" w:themeColor="text1"/>
                <w:sz w:val="24"/>
                <w:szCs w:val="24"/>
              </w:rPr>
              <w:t xml:space="preserve"> .</w:t>
            </w:r>
            <w:r w:rsidR="3B1E09C7">
              <w:br/>
            </w:r>
            <w:r w:rsidRPr="7CC5B521">
              <w:rPr>
                <w:rFonts w:ascii="Times New Roman" w:eastAsia="Times New Roman" w:hAnsi="Times New Roman" w:cs="Times New Roman"/>
                <w:color w:val="000000" w:themeColor="text1"/>
                <w:sz w:val="24"/>
                <w:szCs w:val="24"/>
              </w:rPr>
              <w:t>2. system shows “enter your old password.</w:t>
            </w:r>
            <w:r w:rsidR="3B1E09C7">
              <w:br/>
            </w:r>
            <w:r w:rsidRPr="7CC5B521">
              <w:rPr>
                <w:rFonts w:ascii="Times New Roman" w:eastAsia="Times New Roman" w:hAnsi="Times New Roman" w:cs="Times New Roman"/>
                <w:color w:val="000000" w:themeColor="text1"/>
                <w:sz w:val="24"/>
                <w:szCs w:val="24"/>
              </w:rPr>
              <w:t>3. Susan enters his old Password “Susan@4422”</w:t>
            </w:r>
            <w:r w:rsidR="3B1E09C7">
              <w:br/>
            </w:r>
            <w:r w:rsidRPr="7CC5B521">
              <w:rPr>
                <w:rFonts w:ascii="Times New Roman" w:eastAsia="Times New Roman" w:hAnsi="Times New Roman" w:cs="Times New Roman"/>
                <w:color w:val="000000" w:themeColor="text1"/>
                <w:sz w:val="24"/>
                <w:szCs w:val="24"/>
              </w:rPr>
              <w:t>4. system shows “enter your new password.</w:t>
            </w:r>
            <w:r w:rsidR="3B1E09C7">
              <w:br/>
            </w:r>
            <w:r w:rsidRPr="7CC5B521">
              <w:rPr>
                <w:rFonts w:ascii="Times New Roman" w:eastAsia="Times New Roman" w:hAnsi="Times New Roman" w:cs="Times New Roman"/>
                <w:color w:val="000000" w:themeColor="text1"/>
                <w:sz w:val="24"/>
                <w:szCs w:val="24"/>
              </w:rPr>
              <w:t>5. Susan cancels change password process by clicking</w:t>
            </w:r>
            <w:r w:rsidR="3B1E09C7">
              <w:br/>
            </w:r>
            <w:r w:rsidRPr="7CC5B521">
              <w:rPr>
                <w:rFonts w:ascii="Times New Roman" w:eastAsia="Times New Roman" w:hAnsi="Times New Roman" w:cs="Times New Roman"/>
                <w:color w:val="000000" w:themeColor="text1"/>
                <w:sz w:val="24"/>
                <w:szCs w:val="24"/>
              </w:rPr>
              <w:t>CANCEL.</w:t>
            </w:r>
          </w:p>
          <w:p w14:paraId="62CA90C1" w14:textId="7DED4439" w:rsidR="3B1E09C7" w:rsidRDefault="29B25F8F" w:rsidP="29B25F8F">
            <w:pPr>
              <w:pStyle w:val="ListParagraph"/>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29B25F8F">
              <w:rPr>
                <w:rFonts w:ascii="Times New Roman" w:eastAsia="Times New Roman" w:hAnsi="Times New Roman" w:cs="Times New Roman"/>
                <w:color w:val="000000" w:themeColor="text1"/>
                <w:sz w:val="24"/>
                <w:szCs w:val="24"/>
              </w:rPr>
              <w:t>6. system shows “cancel password”.</w:t>
            </w:r>
          </w:p>
        </w:tc>
      </w:tr>
    </w:tbl>
    <w:p w14:paraId="332ED082" w14:textId="0EAAAFB3" w:rsidR="796F8611" w:rsidRDefault="7CC5B521" w:rsidP="7CC5B521">
      <w:pPr>
        <w:jc w:val="center"/>
        <w:rPr>
          <w:rFonts w:ascii="Times New Roman" w:eastAsia="Times New Roman" w:hAnsi="Times New Roman" w:cs="Times New Roman"/>
          <w:b/>
          <w:bCs/>
          <w:sz w:val="20"/>
          <w:szCs w:val="20"/>
        </w:rPr>
      </w:pPr>
      <w:r w:rsidRPr="7CC5B521">
        <w:rPr>
          <w:rFonts w:ascii="Times New Roman" w:eastAsia="Times New Roman" w:hAnsi="Times New Roman" w:cs="Times New Roman"/>
          <w:b/>
          <w:bCs/>
          <w:sz w:val="20"/>
          <w:szCs w:val="20"/>
        </w:rPr>
        <w:t xml:space="preserve">[Table: 18 </w:t>
      </w:r>
      <w:proofErr w:type="spellStart"/>
      <w:r w:rsidRPr="7CC5B521">
        <w:rPr>
          <w:rFonts w:ascii="Times New Roman" w:eastAsia="Times New Roman" w:hAnsi="Times New Roman" w:cs="Times New Roman"/>
          <w:b/>
          <w:bCs/>
          <w:sz w:val="20"/>
          <w:szCs w:val="20"/>
        </w:rPr>
        <w:t>ChangePassword</w:t>
      </w:r>
      <w:proofErr w:type="spellEnd"/>
      <w:r w:rsidRPr="7CC5B521">
        <w:rPr>
          <w:rFonts w:ascii="Times New Roman" w:eastAsia="Times New Roman" w:hAnsi="Times New Roman" w:cs="Times New Roman"/>
          <w:b/>
          <w:bCs/>
          <w:sz w:val="20"/>
          <w:szCs w:val="20"/>
        </w:rPr>
        <w:t xml:space="preserve"> Cancel Scenario]</w:t>
      </w:r>
    </w:p>
    <w:p w14:paraId="17FFEF94" w14:textId="1E1E14DE" w:rsidR="796F8611" w:rsidRDefault="796F8611" w:rsidP="796F8611">
      <w:pPr>
        <w:jc w:val="both"/>
        <w:rPr>
          <w:rFonts w:ascii="Times New Roman" w:eastAsia="Times New Roman" w:hAnsi="Times New Roman" w:cs="Times New Roman"/>
          <w:b/>
          <w:bCs/>
          <w:color w:val="0070C0"/>
          <w:sz w:val="24"/>
          <w:szCs w:val="24"/>
        </w:rPr>
      </w:pPr>
    </w:p>
    <w:p w14:paraId="5D5B908E" w14:textId="289E75A2"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Initial Use case</w:t>
      </w:r>
    </w:p>
    <w:tbl>
      <w:tblPr>
        <w:tblStyle w:val="PlainTable2"/>
        <w:tblW w:w="0" w:type="auto"/>
        <w:tblLook w:val="04A0" w:firstRow="1" w:lastRow="0" w:firstColumn="1" w:lastColumn="0" w:noHBand="0" w:noVBand="1"/>
      </w:tblPr>
      <w:tblGrid>
        <w:gridCol w:w="2955"/>
        <w:gridCol w:w="6405"/>
      </w:tblGrid>
      <w:tr w:rsidR="3B1E09C7" w14:paraId="74B735B7"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6A982FFD"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16FD4E7A" w14:textId="10E58A86" w:rsidR="3B1E09C7" w:rsidRDefault="7CC5B521" w:rsidP="7CC5B521">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ChangePassword</w:t>
            </w:r>
            <w:proofErr w:type="spellEnd"/>
          </w:p>
        </w:tc>
      </w:tr>
      <w:tr w:rsidR="3B1E09C7" w14:paraId="2C8A184D"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4DB4C55C"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3F25E13E" w14:textId="3556E35E"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Initiated by a customer</w:t>
            </w:r>
          </w:p>
        </w:tc>
      </w:tr>
      <w:tr w:rsidR="3B1E09C7" w14:paraId="7A35A5C5"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4E91E4DE"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0B3857BD" w14:textId="52F67D2C" w:rsidR="3B1E09C7" w:rsidRDefault="7CC5B521" w:rsidP="7CC5B521">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 Customer activates the “</w:t>
            </w:r>
            <w:proofErr w:type="spellStart"/>
            <w:r w:rsidRPr="7CC5B521">
              <w:rPr>
                <w:rFonts w:ascii="Times New Roman" w:eastAsia="Times New Roman" w:hAnsi="Times New Roman" w:cs="Times New Roman"/>
                <w:color w:val="000000" w:themeColor="text1"/>
                <w:sz w:val="24"/>
                <w:szCs w:val="24"/>
              </w:rPr>
              <w:t>ChangePassword</w:t>
            </w:r>
            <w:proofErr w:type="spellEnd"/>
            <w:r w:rsidRPr="7CC5B521">
              <w:rPr>
                <w:rFonts w:ascii="Times New Roman" w:eastAsia="Times New Roman" w:hAnsi="Times New Roman" w:cs="Times New Roman"/>
                <w:color w:val="000000" w:themeColor="text1"/>
                <w:sz w:val="24"/>
                <w:szCs w:val="24"/>
              </w:rPr>
              <w:t>” function of the    system by clicking on button Change Password.</w:t>
            </w:r>
            <w:r w:rsidR="3B1E09C7">
              <w:br/>
            </w:r>
            <w:r w:rsidRPr="7CC5B521">
              <w:rPr>
                <w:rFonts w:ascii="Times New Roman" w:eastAsia="Times New Roman" w:hAnsi="Times New Roman" w:cs="Times New Roman"/>
                <w:color w:val="000000" w:themeColor="text1"/>
                <w:sz w:val="24"/>
                <w:szCs w:val="24"/>
              </w:rPr>
              <w:t xml:space="preserve">2. System prompts the customer to enter his old password. </w:t>
            </w:r>
          </w:p>
          <w:p w14:paraId="7559A503" w14:textId="27F89EC1" w:rsidR="3B1E09C7" w:rsidRDefault="29B25F8F" w:rsidP="29B25F8F">
            <w:pPr>
              <w:pStyle w:val="ListParagrap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29B25F8F">
              <w:rPr>
                <w:rFonts w:ascii="Times New Roman" w:eastAsia="Times New Roman" w:hAnsi="Times New Roman" w:cs="Times New Roman"/>
                <w:color w:val="000000" w:themeColor="text1"/>
                <w:sz w:val="24"/>
                <w:szCs w:val="24"/>
              </w:rPr>
              <w:t>3. Customer enters his old Password, and new password</w:t>
            </w:r>
            <w:r w:rsidR="3B1E09C7">
              <w:br/>
            </w:r>
            <w:r w:rsidRPr="29B25F8F">
              <w:rPr>
                <w:rFonts w:ascii="Times New Roman" w:eastAsia="Times New Roman" w:hAnsi="Times New Roman" w:cs="Times New Roman"/>
                <w:color w:val="000000" w:themeColor="text1"/>
                <w:sz w:val="24"/>
                <w:szCs w:val="24"/>
              </w:rPr>
              <w:t xml:space="preserve">4. system shows “your Password changed successfully” </w:t>
            </w:r>
            <w:r w:rsidR="3B1E09C7">
              <w:br/>
            </w:r>
            <w:r w:rsidRPr="29B25F8F">
              <w:rPr>
                <w:rFonts w:ascii="Times New Roman" w:eastAsia="Times New Roman" w:hAnsi="Times New Roman" w:cs="Times New Roman"/>
                <w:color w:val="000000" w:themeColor="text1"/>
                <w:sz w:val="24"/>
                <w:szCs w:val="24"/>
              </w:rPr>
              <w:t xml:space="preserve">or “The   Password invalid, try again”, or “cancel password”. </w:t>
            </w:r>
            <w:r w:rsidRPr="29B25F8F">
              <w:rPr>
                <w:color w:val="000000" w:themeColor="text1"/>
                <w:sz w:val="24"/>
                <w:szCs w:val="24"/>
              </w:rPr>
              <w:t xml:space="preserve"> </w:t>
            </w:r>
          </w:p>
        </w:tc>
      </w:tr>
      <w:tr w:rsidR="3B1E09C7" w14:paraId="06F0F2C6"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574364F6" w14:textId="5F07221C"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Entry conditions </w:t>
            </w:r>
          </w:p>
        </w:tc>
        <w:tc>
          <w:tcPr>
            <w:tcW w:w="6405" w:type="dxa"/>
          </w:tcPr>
          <w:p w14:paraId="6A7A6784" w14:textId="386C385A" w:rsidR="3B1E09C7" w:rsidRDefault="3B1E09C7" w:rsidP="3B1E09C7">
            <w:pPr>
              <w:spacing w:line="331" w:lineRule="exact"/>
              <w:cnfStyle w:val="000000100000" w:firstRow="0" w:lastRow="0" w:firstColumn="0" w:lastColumn="0" w:oddVBand="0" w:evenVBand="0" w:oddHBand="1" w:evenHBand="0" w:firstRowFirstColumn="0" w:firstRowLastColumn="0" w:lastRowFirstColumn="0" w:lastRowLastColumn="0"/>
            </w:pPr>
            <w:r w:rsidRPr="3B1E09C7">
              <w:rPr>
                <w:rFonts w:ascii="Times New Roman" w:eastAsia="Times New Roman" w:hAnsi="Times New Roman" w:cs="Times New Roman"/>
                <w:color w:val="000000" w:themeColor="text1"/>
                <w:sz w:val="24"/>
                <w:szCs w:val="24"/>
              </w:rPr>
              <w:t>The actors are logged to the online banking System.</w:t>
            </w:r>
          </w:p>
        </w:tc>
      </w:tr>
      <w:tr w:rsidR="3B1E09C7" w14:paraId="0EAAAAAA"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15EF1C07" w14:textId="42008C58"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Exit conditions</w:t>
            </w:r>
          </w:p>
        </w:tc>
        <w:tc>
          <w:tcPr>
            <w:tcW w:w="6405" w:type="dxa"/>
          </w:tcPr>
          <w:p w14:paraId="4832EC82" w14:textId="68DCB554" w:rsidR="3B1E09C7" w:rsidRDefault="3B1E09C7" w:rsidP="3B1E09C7">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The actors have received the confirmation of changing the</w:t>
            </w:r>
          </w:p>
          <w:p w14:paraId="3503A827" w14:textId="5C5876F0" w:rsidR="3B1E09C7" w:rsidRDefault="3B1E09C7" w:rsidP="3B1E09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B1E09C7">
              <w:rPr>
                <w:rFonts w:ascii="Times New Roman" w:eastAsia="Times New Roman" w:hAnsi="Times New Roman" w:cs="Times New Roman"/>
                <w:color w:val="000000" w:themeColor="text1"/>
                <w:sz w:val="24"/>
                <w:szCs w:val="24"/>
              </w:rPr>
              <w:lastRenderedPageBreak/>
              <w:t>password or nothing.</w:t>
            </w:r>
          </w:p>
        </w:tc>
      </w:tr>
      <w:tr w:rsidR="3B1E09C7" w14:paraId="3876C46D"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05E72F6A" w14:textId="7FFCF04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lastRenderedPageBreak/>
              <w:t>Quality Requirements</w:t>
            </w:r>
          </w:p>
        </w:tc>
        <w:tc>
          <w:tcPr>
            <w:tcW w:w="6405" w:type="dxa"/>
          </w:tcPr>
          <w:p w14:paraId="539EDA06" w14:textId="6B0523DB"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Showing the confirmation of changing the password no</w:t>
            </w:r>
            <w:r>
              <w:br/>
            </w:r>
            <w:r w:rsidRPr="3B1E09C7">
              <w:rPr>
                <w:rFonts w:ascii="Times New Roman" w:eastAsia="Times New Roman" w:hAnsi="Times New Roman" w:cs="Times New Roman"/>
                <w:color w:val="000000" w:themeColor="text1"/>
                <w:sz w:val="24"/>
                <w:szCs w:val="24"/>
              </w:rPr>
              <w:t>later than 2 seconds.</w:t>
            </w:r>
          </w:p>
        </w:tc>
      </w:tr>
    </w:tbl>
    <w:p w14:paraId="2BA903A4" w14:textId="23ACA940" w:rsidR="796F8611" w:rsidRDefault="7CC5B521" w:rsidP="7CC5B521">
      <w:pPr>
        <w:jc w:val="center"/>
        <w:rPr>
          <w:rFonts w:ascii="Times New Roman" w:eastAsia="Times New Roman" w:hAnsi="Times New Roman" w:cs="Times New Roman"/>
          <w:b/>
          <w:bCs/>
          <w:sz w:val="20"/>
          <w:szCs w:val="20"/>
        </w:rPr>
      </w:pPr>
      <w:r w:rsidRPr="7CC5B521">
        <w:rPr>
          <w:rFonts w:ascii="Times New Roman" w:eastAsia="Times New Roman" w:hAnsi="Times New Roman" w:cs="Times New Roman"/>
          <w:b/>
          <w:bCs/>
        </w:rPr>
        <w:t xml:space="preserve">[Table: 19 </w:t>
      </w:r>
      <w:proofErr w:type="spellStart"/>
      <w:r w:rsidRPr="7CC5B521">
        <w:rPr>
          <w:rFonts w:ascii="Times New Roman" w:eastAsia="Times New Roman" w:hAnsi="Times New Roman" w:cs="Times New Roman"/>
          <w:b/>
          <w:bCs/>
        </w:rPr>
        <w:t>ChangPassword</w:t>
      </w:r>
      <w:proofErr w:type="spellEnd"/>
      <w:r w:rsidRPr="7CC5B521">
        <w:rPr>
          <w:rFonts w:ascii="Times New Roman" w:eastAsia="Times New Roman" w:hAnsi="Times New Roman" w:cs="Times New Roman"/>
          <w:b/>
          <w:bCs/>
        </w:rPr>
        <w:t xml:space="preserve"> Initial Use Case</w:t>
      </w:r>
      <w:r w:rsidRPr="7CC5B521">
        <w:rPr>
          <w:rFonts w:ascii="Times New Roman" w:eastAsia="Times New Roman" w:hAnsi="Times New Roman" w:cs="Times New Roman"/>
          <w:b/>
          <w:bCs/>
          <w:sz w:val="20"/>
          <w:szCs w:val="20"/>
        </w:rPr>
        <w:t>]</w:t>
      </w:r>
    </w:p>
    <w:p w14:paraId="08598B6B" w14:textId="7762A531"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Refine Use case</w:t>
      </w:r>
    </w:p>
    <w:tbl>
      <w:tblPr>
        <w:tblStyle w:val="PlainTable2"/>
        <w:tblW w:w="9360" w:type="dxa"/>
        <w:tblLook w:val="04A0" w:firstRow="1" w:lastRow="0" w:firstColumn="1" w:lastColumn="0" w:noHBand="0" w:noVBand="1"/>
      </w:tblPr>
      <w:tblGrid>
        <w:gridCol w:w="4035"/>
        <w:gridCol w:w="5325"/>
      </w:tblGrid>
      <w:tr w:rsidR="3B1E09C7" w14:paraId="59FB6D91"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5" w:type="dxa"/>
          </w:tcPr>
          <w:p w14:paraId="219249CF"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5325" w:type="dxa"/>
          </w:tcPr>
          <w:p w14:paraId="6423E1C0" w14:textId="63DB1CF7" w:rsidR="3B1E09C7" w:rsidRDefault="7CC5B521" w:rsidP="3B1E09C7">
            <w:pPr>
              <w:spacing w:line="331" w:lineRule="exact"/>
              <w:cnfStyle w:val="100000000000" w:firstRow="1" w:lastRow="0" w:firstColumn="0" w:lastColumn="0" w:oddVBand="0" w:evenVBand="0" w:oddHBand="0" w:evenHBand="0" w:firstRowFirstColumn="0" w:firstRowLastColumn="0" w:lastRowFirstColumn="0" w:lastRowLastColumn="0"/>
            </w:pPr>
            <w:proofErr w:type="spellStart"/>
            <w:r w:rsidRPr="7CC5B521">
              <w:rPr>
                <w:rFonts w:ascii="Times New Roman" w:eastAsia="Times New Roman" w:hAnsi="Times New Roman" w:cs="Times New Roman"/>
                <w:b w:val="0"/>
                <w:bCs w:val="0"/>
                <w:color w:val="000000" w:themeColor="text1"/>
                <w:sz w:val="24"/>
                <w:szCs w:val="24"/>
              </w:rPr>
              <w:t>ChangePassword</w:t>
            </w:r>
            <w:proofErr w:type="spellEnd"/>
          </w:p>
        </w:tc>
      </w:tr>
      <w:tr w:rsidR="3B1E09C7" w14:paraId="70CCF8A8"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5" w:type="dxa"/>
          </w:tcPr>
          <w:p w14:paraId="193AAA1C"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5325" w:type="dxa"/>
          </w:tcPr>
          <w:p w14:paraId="3BA3591B" w14:textId="4D549BF5" w:rsidR="3B1E09C7" w:rsidRDefault="3B1E09C7" w:rsidP="3B1E09C7">
            <w:pPr>
              <w:spacing w:line="331" w:lineRule="exact"/>
              <w:cnfStyle w:val="000000100000" w:firstRow="0" w:lastRow="0" w:firstColumn="0" w:lastColumn="0" w:oddVBand="0" w:evenVBand="0" w:oddHBand="1" w:evenHBand="0" w:firstRowFirstColumn="0" w:firstRowLastColumn="0" w:lastRowFirstColumn="0" w:lastRowLastColumn="0"/>
            </w:pPr>
            <w:r w:rsidRPr="3B1E09C7">
              <w:rPr>
                <w:rFonts w:ascii="Times New Roman" w:eastAsia="Times New Roman" w:hAnsi="Times New Roman" w:cs="Times New Roman"/>
                <w:color w:val="000000" w:themeColor="text1"/>
                <w:sz w:val="24"/>
                <w:szCs w:val="24"/>
              </w:rPr>
              <w:t>Initiated by a customer</w:t>
            </w:r>
          </w:p>
        </w:tc>
      </w:tr>
      <w:tr w:rsidR="3B1E09C7" w14:paraId="529D9E21" w14:textId="77777777" w:rsidTr="7CC5B521">
        <w:tc>
          <w:tcPr>
            <w:cnfStyle w:val="001000000000" w:firstRow="0" w:lastRow="0" w:firstColumn="1" w:lastColumn="0" w:oddVBand="0" w:evenVBand="0" w:oddHBand="0" w:evenHBand="0" w:firstRowFirstColumn="0" w:firstRowLastColumn="0" w:lastRowFirstColumn="0" w:lastRowLastColumn="0"/>
            <w:tcW w:w="4035" w:type="dxa"/>
          </w:tcPr>
          <w:p w14:paraId="5AAD4DAE"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5325" w:type="dxa"/>
          </w:tcPr>
          <w:p w14:paraId="599A0D82" w14:textId="1E4D4D65"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1.Customer activates the “</w:t>
            </w:r>
            <w:proofErr w:type="spellStart"/>
            <w:r w:rsidRPr="7CC5B521">
              <w:rPr>
                <w:rFonts w:ascii="Times New Roman" w:eastAsia="Times New Roman" w:hAnsi="Times New Roman" w:cs="Times New Roman"/>
                <w:color w:val="000000" w:themeColor="text1"/>
                <w:sz w:val="24"/>
                <w:szCs w:val="24"/>
              </w:rPr>
              <w:t>ChangePassword</w:t>
            </w:r>
            <w:proofErr w:type="spellEnd"/>
            <w:r w:rsidRPr="7CC5B521">
              <w:rPr>
                <w:rFonts w:ascii="Times New Roman" w:eastAsia="Times New Roman" w:hAnsi="Times New Roman" w:cs="Times New Roman"/>
                <w:color w:val="000000" w:themeColor="text1"/>
                <w:sz w:val="24"/>
                <w:szCs w:val="24"/>
              </w:rPr>
              <w:t>” function of the system by clicking on Change Password.</w:t>
            </w:r>
          </w:p>
          <w:p w14:paraId="5FE02A02" w14:textId="6EB1F336"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2. An object of </w:t>
            </w:r>
            <w:proofErr w:type="spellStart"/>
            <w:r w:rsidRPr="7CC5B521">
              <w:rPr>
                <w:rFonts w:ascii="Times New Roman" w:eastAsia="Times New Roman" w:hAnsi="Times New Roman" w:cs="Times New Roman"/>
                <w:color w:val="000000" w:themeColor="text1"/>
                <w:sz w:val="24"/>
                <w:szCs w:val="24"/>
              </w:rPr>
              <w:t>ChangePassworControl</w:t>
            </w:r>
            <w:proofErr w:type="spellEnd"/>
            <w:r w:rsidRPr="7CC5B521">
              <w:rPr>
                <w:rFonts w:ascii="Times New Roman" w:eastAsia="Times New Roman" w:hAnsi="Times New Roman" w:cs="Times New Roman"/>
                <w:color w:val="000000" w:themeColor="text1"/>
                <w:sz w:val="24"/>
                <w:szCs w:val="24"/>
              </w:rPr>
              <w:t xml:space="preserve"> created by </w:t>
            </w:r>
            <w:proofErr w:type="spellStart"/>
            <w:r w:rsidRPr="7CC5B521">
              <w:rPr>
                <w:rFonts w:ascii="Times New Roman" w:eastAsia="Times New Roman" w:hAnsi="Times New Roman" w:cs="Times New Roman"/>
                <w:color w:val="000000" w:themeColor="text1"/>
                <w:sz w:val="24"/>
                <w:szCs w:val="24"/>
              </w:rPr>
              <w:t>FunctionalityWindow</w:t>
            </w:r>
            <w:proofErr w:type="spellEnd"/>
            <w:r w:rsidRPr="7CC5B521">
              <w:rPr>
                <w:rFonts w:ascii="Times New Roman" w:eastAsia="Times New Roman" w:hAnsi="Times New Roman" w:cs="Times New Roman"/>
                <w:color w:val="000000" w:themeColor="text1"/>
                <w:sz w:val="24"/>
                <w:szCs w:val="24"/>
              </w:rPr>
              <w:t>.</w:t>
            </w:r>
            <w:r w:rsidR="3B1E09C7">
              <w:br/>
            </w:r>
            <w:r w:rsidRPr="7CC5B521">
              <w:rPr>
                <w:rFonts w:ascii="Times New Roman" w:eastAsia="Times New Roman" w:hAnsi="Times New Roman" w:cs="Times New Roman"/>
                <w:color w:val="000000" w:themeColor="text1"/>
                <w:sz w:val="24"/>
                <w:szCs w:val="24"/>
              </w:rPr>
              <w:t xml:space="preserve">3. The control object prompts the customer to enter the old password and new password by </w:t>
            </w:r>
            <w:proofErr w:type="spellStart"/>
            <w:proofErr w:type="gramStart"/>
            <w:r w:rsidRPr="7CC5B521">
              <w:rPr>
                <w:rFonts w:ascii="Times New Roman" w:eastAsia="Times New Roman" w:hAnsi="Times New Roman" w:cs="Times New Roman"/>
                <w:color w:val="000000" w:themeColor="text1"/>
                <w:sz w:val="24"/>
                <w:szCs w:val="24"/>
              </w:rPr>
              <w:t>ChangePasswordWindow</w:t>
            </w:r>
            <w:proofErr w:type="spellEnd"/>
            <w:r w:rsidRPr="7CC5B521">
              <w:rPr>
                <w:rFonts w:ascii="Times New Roman" w:eastAsia="Times New Roman" w:hAnsi="Times New Roman" w:cs="Times New Roman"/>
                <w:color w:val="000000" w:themeColor="text1"/>
                <w:sz w:val="24"/>
                <w:szCs w:val="24"/>
              </w:rPr>
              <w:t xml:space="preserve"> .</w:t>
            </w:r>
            <w:proofErr w:type="gramEnd"/>
            <w:r w:rsidR="3B1E09C7">
              <w:br/>
            </w:r>
            <w:r w:rsidRPr="7CC5B521">
              <w:rPr>
                <w:rFonts w:ascii="Times New Roman" w:eastAsia="Times New Roman" w:hAnsi="Times New Roman" w:cs="Times New Roman"/>
                <w:color w:val="000000" w:themeColor="text1"/>
                <w:sz w:val="24"/>
                <w:szCs w:val="24"/>
              </w:rPr>
              <w:t xml:space="preserve">4.The </w:t>
            </w:r>
            <w:proofErr w:type="spellStart"/>
            <w:r w:rsidRPr="7CC5B521">
              <w:rPr>
                <w:rFonts w:ascii="Times New Roman" w:eastAsia="Times New Roman" w:hAnsi="Times New Roman" w:cs="Times New Roman"/>
                <w:color w:val="000000" w:themeColor="text1"/>
                <w:sz w:val="24"/>
                <w:szCs w:val="24"/>
              </w:rPr>
              <w:t>ChangePasswordControl</w:t>
            </w:r>
            <w:proofErr w:type="spellEnd"/>
            <w:r w:rsidRPr="7CC5B521">
              <w:rPr>
                <w:rFonts w:ascii="Times New Roman" w:eastAsia="Times New Roman" w:hAnsi="Times New Roman" w:cs="Times New Roman"/>
                <w:color w:val="000000" w:themeColor="text1"/>
                <w:sz w:val="24"/>
                <w:szCs w:val="24"/>
              </w:rPr>
              <w:t xml:space="preserve"> get the old password and the new password. If the Password is valid, </w:t>
            </w:r>
            <w:proofErr w:type="spellStart"/>
            <w:r w:rsidRPr="7CC5B521">
              <w:rPr>
                <w:rFonts w:ascii="Times New Roman" w:eastAsia="Times New Roman" w:hAnsi="Times New Roman" w:cs="Times New Roman"/>
                <w:color w:val="000000" w:themeColor="text1"/>
                <w:sz w:val="24"/>
                <w:szCs w:val="24"/>
              </w:rPr>
              <w:t>ChangePassworControl</w:t>
            </w:r>
            <w:proofErr w:type="spellEnd"/>
            <w:r w:rsidRPr="7CC5B521">
              <w:rPr>
                <w:rFonts w:ascii="Times New Roman" w:eastAsia="Times New Roman" w:hAnsi="Times New Roman" w:cs="Times New Roman"/>
                <w:color w:val="000000" w:themeColor="text1"/>
                <w:sz w:val="24"/>
                <w:szCs w:val="24"/>
              </w:rPr>
              <w:t xml:space="preserve"> creates a </w:t>
            </w:r>
            <w:proofErr w:type="spellStart"/>
            <w:r w:rsidRPr="7CC5B521">
              <w:rPr>
                <w:rFonts w:ascii="Times New Roman" w:eastAsia="Times New Roman" w:hAnsi="Times New Roman" w:cs="Times New Roman"/>
                <w:color w:val="000000" w:themeColor="text1"/>
                <w:sz w:val="24"/>
                <w:szCs w:val="24"/>
              </w:rPr>
              <w:t>ChangPassword</w:t>
            </w:r>
            <w:proofErr w:type="spellEnd"/>
            <w:r w:rsidRPr="7CC5B521">
              <w:rPr>
                <w:rFonts w:ascii="Times New Roman" w:eastAsia="Times New Roman" w:hAnsi="Times New Roman" w:cs="Times New Roman"/>
                <w:color w:val="000000" w:themeColor="text1"/>
                <w:sz w:val="24"/>
                <w:szCs w:val="24"/>
              </w:rPr>
              <w:t xml:space="preserve"> object and invokes an operation to change the old password to new password</w:t>
            </w:r>
          </w:p>
          <w:p w14:paraId="762D02A9" w14:textId="18DA519D" w:rsidR="3B1E09C7" w:rsidRDefault="29B25F8F" w:rsidP="5D7DB914">
            <w:pPr>
              <w:spacing w:line="331" w:lineRule="exact"/>
              <w:cnfStyle w:val="000000000000" w:firstRow="0" w:lastRow="0" w:firstColumn="0" w:lastColumn="0" w:oddVBand="0" w:evenVBand="0" w:oddHBand="0" w:evenHBand="0" w:firstRowFirstColumn="0" w:firstRowLastColumn="0" w:lastRowFirstColumn="0" w:lastRowLastColumn="0"/>
            </w:pPr>
            <w:r w:rsidRPr="29B25F8F">
              <w:rPr>
                <w:rFonts w:ascii="Times New Roman" w:eastAsia="Times New Roman" w:hAnsi="Times New Roman" w:cs="Times New Roman"/>
                <w:color w:val="000000" w:themeColor="text1"/>
                <w:sz w:val="24"/>
                <w:szCs w:val="24"/>
              </w:rPr>
              <w:t xml:space="preserve">5. </w:t>
            </w:r>
            <w:proofErr w:type="spellStart"/>
            <w:r w:rsidRPr="29B25F8F">
              <w:rPr>
                <w:rFonts w:ascii="Times New Roman" w:eastAsia="Times New Roman" w:hAnsi="Times New Roman" w:cs="Times New Roman"/>
                <w:color w:val="000000" w:themeColor="text1"/>
                <w:sz w:val="24"/>
                <w:szCs w:val="24"/>
              </w:rPr>
              <w:t>ChangePasswordControl</w:t>
            </w:r>
            <w:proofErr w:type="spellEnd"/>
            <w:r w:rsidRPr="29B25F8F">
              <w:rPr>
                <w:rFonts w:ascii="Times New Roman" w:eastAsia="Times New Roman" w:hAnsi="Times New Roman" w:cs="Times New Roman"/>
                <w:color w:val="000000" w:themeColor="text1"/>
                <w:sz w:val="24"/>
                <w:szCs w:val="24"/>
              </w:rPr>
              <w:t xml:space="preserve"> creates a </w:t>
            </w:r>
            <w:proofErr w:type="spellStart"/>
            <w:r w:rsidRPr="29B25F8F">
              <w:rPr>
                <w:rFonts w:ascii="Times New Roman" w:eastAsia="Times New Roman" w:hAnsi="Times New Roman" w:cs="Times New Roman"/>
                <w:color w:val="000000" w:themeColor="text1"/>
                <w:sz w:val="24"/>
                <w:szCs w:val="24"/>
              </w:rPr>
              <w:t>UserAccount</w:t>
            </w:r>
            <w:proofErr w:type="spellEnd"/>
            <w:r w:rsidRPr="29B25F8F">
              <w:rPr>
                <w:rFonts w:ascii="Times New Roman" w:eastAsia="Times New Roman" w:hAnsi="Times New Roman" w:cs="Times New Roman"/>
                <w:color w:val="000000" w:themeColor="text1"/>
                <w:sz w:val="24"/>
                <w:szCs w:val="24"/>
              </w:rPr>
              <w:t xml:space="preserve"> object and invokes an operation to update the password. </w:t>
            </w:r>
          </w:p>
          <w:p w14:paraId="67672E7D" w14:textId="797C26B8"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7CC5B521">
              <w:rPr>
                <w:rFonts w:ascii="Times New Roman" w:eastAsia="Times New Roman" w:hAnsi="Times New Roman" w:cs="Times New Roman"/>
                <w:color w:val="000000" w:themeColor="text1"/>
                <w:sz w:val="24"/>
                <w:szCs w:val="24"/>
              </w:rPr>
              <w:t xml:space="preserve">6. </w:t>
            </w:r>
            <w:proofErr w:type="spellStart"/>
            <w:r w:rsidRPr="7CC5B521">
              <w:rPr>
                <w:rFonts w:ascii="Times New Roman" w:eastAsia="Times New Roman" w:hAnsi="Times New Roman" w:cs="Times New Roman"/>
                <w:color w:val="000000" w:themeColor="text1"/>
                <w:sz w:val="24"/>
                <w:szCs w:val="24"/>
              </w:rPr>
              <w:t>ChangePasswordControl</w:t>
            </w:r>
            <w:proofErr w:type="spellEnd"/>
            <w:r w:rsidRPr="7CC5B521">
              <w:rPr>
                <w:rFonts w:ascii="Times New Roman" w:eastAsia="Times New Roman" w:hAnsi="Times New Roman" w:cs="Times New Roman"/>
                <w:color w:val="000000" w:themeColor="text1"/>
                <w:sz w:val="24"/>
                <w:szCs w:val="24"/>
              </w:rPr>
              <w:t xml:space="preserve"> creates a </w:t>
            </w:r>
            <w:proofErr w:type="spellStart"/>
            <w:r w:rsidRPr="7CC5B521">
              <w:rPr>
                <w:rFonts w:ascii="Times New Roman" w:eastAsia="Times New Roman" w:hAnsi="Times New Roman" w:cs="Times New Roman"/>
                <w:color w:val="000000" w:themeColor="text1"/>
                <w:sz w:val="24"/>
                <w:szCs w:val="24"/>
              </w:rPr>
              <w:t>ShowResultWindow</w:t>
            </w:r>
            <w:proofErr w:type="spellEnd"/>
            <w:r w:rsidRPr="7CC5B521">
              <w:rPr>
                <w:rFonts w:ascii="Times New Roman" w:eastAsia="Times New Roman" w:hAnsi="Times New Roman" w:cs="Times New Roman"/>
                <w:color w:val="000000" w:themeColor="text1"/>
                <w:sz w:val="24"/>
                <w:szCs w:val="24"/>
              </w:rPr>
              <w:t xml:space="preserve"> to display “Your password   is changed”," your password invalid, try again" because minimum password requirements or “cancel password”.</w:t>
            </w:r>
          </w:p>
        </w:tc>
      </w:tr>
      <w:tr w:rsidR="3B1E09C7" w14:paraId="3DE12657"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5" w:type="dxa"/>
          </w:tcPr>
          <w:p w14:paraId="5F88FE36" w14:textId="5F07221C"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Entry conditions </w:t>
            </w:r>
          </w:p>
        </w:tc>
        <w:tc>
          <w:tcPr>
            <w:tcW w:w="5325" w:type="dxa"/>
          </w:tcPr>
          <w:p w14:paraId="0E96FE8F" w14:textId="6E92064A" w:rsidR="3B1E09C7" w:rsidRDefault="3B1E09C7" w:rsidP="3B1E09C7">
            <w:pPr>
              <w:spacing w:line="331" w:lineRule="exact"/>
              <w:cnfStyle w:val="000000100000" w:firstRow="0" w:lastRow="0" w:firstColumn="0" w:lastColumn="0" w:oddVBand="0" w:evenVBand="0" w:oddHBand="1" w:evenHBand="0" w:firstRowFirstColumn="0" w:firstRowLastColumn="0" w:lastRowFirstColumn="0" w:lastRowLastColumn="0"/>
            </w:pPr>
            <w:r w:rsidRPr="3B1E09C7">
              <w:rPr>
                <w:rFonts w:ascii="Times New Roman" w:eastAsia="Times New Roman" w:hAnsi="Times New Roman" w:cs="Times New Roman"/>
                <w:color w:val="000000" w:themeColor="text1"/>
                <w:sz w:val="24"/>
                <w:szCs w:val="24"/>
              </w:rPr>
              <w:t>The actors are logged to the online banking System.</w:t>
            </w:r>
          </w:p>
        </w:tc>
      </w:tr>
      <w:tr w:rsidR="3B1E09C7" w14:paraId="7F40C7C1" w14:textId="77777777" w:rsidTr="7CC5B521">
        <w:tc>
          <w:tcPr>
            <w:cnfStyle w:val="001000000000" w:firstRow="0" w:lastRow="0" w:firstColumn="1" w:lastColumn="0" w:oddVBand="0" w:evenVBand="0" w:oddHBand="0" w:evenHBand="0" w:firstRowFirstColumn="0" w:firstRowLastColumn="0" w:lastRowFirstColumn="0" w:lastRowLastColumn="0"/>
            <w:tcW w:w="4035" w:type="dxa"/>
          </w:tcPr>
          <w:p w14:paraId="01760690" w14:textId="42008C58"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Exit conditions</w:t>
            </w:r>
          </w:p>
        </w:tc>
        <w:tc>
          <w:tcPr>
            <w:tcW w:w="5325" w:type="dxa"/>
          </w:tcPr>
          <w:p w14:paraId="3178D689" w14:textId="61F01AB8" w:rsidR="3B1E09C7" w:rsidRDefault="29B25F8F" w:rsidP="29B25F8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color w:val="000000" w:themeColor="text1"/>
                <w:sz w:val="24"/>
                <w:szCs w:val="24"/>
              </w:rPr>
              <w:t>The actors have received the confirmation of changing the password or   nothing.</w:t>
            </w:r>
          </w:p>
        </w:tc>
      </w:tr>
      <w:tr w:rsidR="3B1E09C7" w14:paraId="040653C5"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5" w:type="dxa"/>
          </w:tcPr>
          <w:p w14:paraId="26771927" w14:textId="7FFCF04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Quality Requirements</w:t>
            </w:r>
          </w:p>
        </w:tc>
        <w:tc>
          <w:tcPr>
            <w:tcW w:w="5325" w:type="dxa"/>
          </w:tcPr>
          <w:p w14:paraId="03E111DF" w14:textId="00658089" w:rsidR="3B1E09C7" w:rsidRDefault="3B1E09C7" w:rsidP="3B1E09C7">
            <w:pPr>
              <w:cnfStyle w:val="000000100000" w:firstRow="0" w:lastRow="0" w:firstColumn="0" w:lastColumn="0" w:oddVBand="0" w:evenVBand="0" w:oddHBand="1" w:evenHBand="0" w:firstRowFirstColumn="0" w:firstRowLastColumn="0" w:lastRowFirstColumn="0" w:lastRowLastColumn="0"/>
            </w:pPr>
            <w:r w:rsidRPr="3B1E09C7">
              <w:rPr>
                <w:rFonts w:ascii="Times New Roman" w:eastAsia="Times New Roman" w:hAnsi="Times New Roman" w:cs="Times New Roman"/>
                <w:color w:val="000000" w:themeColor="text1"/>
                <w:sz w:val="24"/>
                <w:szCs w:val="24"/>
              </w:rPr>
              <w:t xml:space="preserve">Showing the confirmation of the transferring no later than 5. </w:t>
            </w:r>
          </w:p>
        </w:tc>
      </w:tr>
    </w:tbl>
    <w:p w14:paraId="48829974" w14:textId="30B8D1EC" w:rsidR="796F8611" w:rsidRDefault="7CC5B521" w:rsidP="7CC5B521">
      <w:pPr>
        <w:jc w:val="center"/>
        <w:rPr>
          <w:rFonts w:ascii="Times New Roman" w:eastAsia="Times New Roman" w:hAnsi="Times New Roman" w:cs="Times New Roman"/>
          <w:b/>
          <w:bCs/>
        </w:rPr>
      </w:pPr>
      <w:r w:rsidRPr="7CC5B521">
        <w:rPr>
          <w:rFonts w:ascii="Times New Roman" w:eastAsia="Times New Roman" w:hAnsi="Times New Roman" w:cs="Times New Roman"/>
          <w:b/>
          <w:bCs/>
        </w:rPr>
        <w:t xml:space="preserve">[Table: 20 </w:t>
      </w:r>
      <w:proofErr w:type="spellStart"/>
      <w:r w:rsidRPr="7CC5B521">
        <w:rPr>
          <w:rFonts w:ascii="Times New Roman" w:eastAsia="Times New Roman" w:hAnsi="Times New Roman" w:cs="Times New Roman"/>
          <w:b/>
          <w:bCs/>
        </w:rPr>
        <w:t>ChangePassword</w:t>
      </w:r>
      <w:proofErr w:type="spellEnd"/>
      <w:r w:rsidRPr="7CC5B521">
        <w:rPr>
          <w:rFonts w:ascii="Times New Roman" w:eastAsia="Times New Roman" w:hAnsi="Times New Roman" w:cs="Times New Roman"/>
          <w:b/>
          <w:bCs/>
        </w:rPr>
        <w:t xml:space="preserve"> Refine Use Case]</w:t>
      </w:r>
    </w:p>
    <w:p w14:paraId="38B8661C" w14:textId="10FEF323" w:rsidR="796F8611" w:rsidRDefault="796F8611" w:rsidP="796F8611">
      <w:pPr>
        <w:jc w:val="both"/>
        <w:rPr>
          <w:rFonts w:ascii="Times New Roman" w:eastAsia="Times New Roman" w:hAnsi="Times New Roman" w:cs="Times New Roman"/>
          <w:b/>
          <w:bCs/>
          <w:color w:val="002060"/>
          <w:sz w:val="24"/>
          <w:szCs w:val="24"/>
          <w:u w:val="single"/>
        </w:rPr>
      </w:pPr>
    </w:p>
    <w:p w14:paraId="7834A8DB" w14:textId="77777777" w:rsidR="00A0113E" w:rsidRDefault="00A0113E" w:rsidP="3B1E09C7">
      <w:pPr>
        <w:jc w:val="both"/>
        <w:rPr>
          <w:rFonts w:ascii="Times New Roman" w:eastAsia="Times New Roman" w:hAnsi="Times New Roman" w:cs="Times New Roman"/>
          <w:b/>
          <w:bCs/>
          <w:color w:val="002060"/>
          <w:sz w:val="24"/>
          <w:szCs w:val="24"/>
          <w:u w:val="single"/>
        </w:rPr>
      </w:pPr>
    </w:p>
    <w:p w14:paraId="262CEB2F" w14:textId="77777777" w:rsidR="00A0113E" w:rsidRDefault="00A0113E" w:rsidP="3B1E09C7">
      <w:pPr>
        <w:jc w:val="both"/>
        <w:rPr>
          <w:rFonts w:ascii="Times New Roman" w:eastAsia="Times New Roman" w:hAnsi="Times New Roman" w:cs="Times New Roman"/>
          <w:b/>
          <w:bCs/>
          <w:color w:val="002060"/>
          <w:sz w:val="24"/>
          <w:szCs w:val="24"/>
          <w:u w:val="single"/>
        </w:rPr>
      </w:pPr>
    </w:p>
    <w:p w14:paraId="781E3FD7" w14:textId="77777777" w:rsidR="00A0113E" w:rsidRDefault="00A0113E" w:rsidP="3B1E09C7">
      <w:pPr>
        <w:jc w:val="both"/>
        <w:rPr>
          <w:rFonts w:ascii="Times New Roman" w:eastAsia="Times New Roman" w:hAnsi="Times New Roman" w:cs="Times New Roman"/>
          <w:b/>
          <w:bCs/>
          <w:color w:val="002060"/>
          <w:sz w:val="24"/>
          <w:szCs w:val="24"/>
          <w:u w:val="single"/>
        </w:rPr>
      </w:pPr>
    </w:p>
    <w:p w14:paraId="0663784C" w14:textId="514FA949"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lastRenderedPageBreak/>
        <w:t>Dynamic Model:</w:t>
      </w:r>
    </w:p>
    <w:p w14:paraId="656361F3" w14:textId="2A8225BB" w:rsidR="3B1E09C7" w:rsidRDefault="2DF61165" w:rsidP="75C858A6">
      <w:pPr>
        <w:jc w:val="both"/>
        <w:rPr>
          <w:rFonts w:ascii="Times New Roman" w:eastAsia="Times New Roman" w:hAnsi="Times New Roman" w:cs="Times New Roman"/>
          <w:b/>
          <w:bCs/>
          <w:color w:val="0070C0"/>
          <w:sz w:val="24"/>
          <w:szCs w:val="24"/>
        </w:rPr>
      </w:pPr>
      <w:r w:rsidRPr="2DF61165">
        <w:rPr>
          <w:rFonts w:ascii="Times New Roman" w:eastAsia="Times New Roman" w:hAnsi="Times New Roman" w:cs="Times New Roman"/>
          <w:b/>
          <w:bCs/>
          <w:color w:val="0070C0"/>
          <w:sz w:val="24"/>
          <w:szCs w:val="24"/>
        </w:rPr>
        <w:t xml:space="preserve">Sequences Diagram of Change Password </w:t>
      </w:r>
    </w:p>
    <w:p w14:paraId="4D375A6B" w14:textId="6FB9D29F" w:rsidR="2DF61165" w:rsidRDefault="2DF61165" w:rsidP="2DF61165">
      <w:pPr>
        <w:jc w:val="center"/>
        <w:rPr>
          <w:rFonts w:ascii="Times New Roman" w:eastAsia="Times New Roman" w:hAnsi="Times New Roman" w:cs="Times New Roman"/>
          <w:b/>
          <w:bCs/>
          <w:color w:val="0070C0"/>
          <w:sz w:val="24"/>
          <w:szCs w:val="24"/>
        </w:rPr>
      </w:pPr>
      <w:r>
        <w:rPr>
          <w:noProof/>
          <w:lang w:eastAsia="zh-CN"/>
        </w:rPr>
        <w:drawing>
          <wp:inline distT="0" distB="0" distL="0" distR="0" wp14:anchorId="4F111E2A" wp14:editId="5C3389AF">
            <wp:extent cx="6067424" cy="4158714"/>
            <wp:effectExtent l="0" t="0" r="0" b="0"/>
            <wp:docPr id="5983245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67424" cy="4158714"/>
                    </a:xfrm>
                    <a:prstGeom prst="rect">
                      <a:avLst/>
                    </a:prstGeom>
                  </pic:spPr>
                </pic:pic>
              </a:graphicData>
            </a:graphic>
          </wp:inline>
        </w:drawing>
      </w:r>
    </w:p>
    <w:p w14:paraId="0855132A" w14:textId="27DACBDE" w:rsidR="796F8611" w:rsidRDefault="29B25F8F" w:rsidP="7500CCF5">
      <w:pPr>
        <w:jc w:val="center"/>
        <w:rPr>
          <w:rFonts w:ascii="Times New Roman" w:eastAsia="Times New Roman" w:hAnsi="Times New Roman" w:cs="Times New Roman"/>
          <w:b/>
          <w:bCs/>
          <w:color w:val="0070C0"/>
        </w:rPr>
      </w:pPr>
      <w:r w:rsidRPr="29B25F8F">
        <w:rPr>
          <w:rFonts w:ascii="Times New Roman" w:eastAsia="Times New Roman" w:hAnsi="Times New Roman" w:cs="Times New Roman"/>
          <w:b/>
          <w:bCs/>
        </w:rPr>
        <w:t>[Fig 7: Sequence diagram of Change Password]</w:t>
      </w:r>
    </w:p>
    <w:p w14:paraId="4F429AA1" w14:textId="197A6FCC" w:rsidR="29B25F8F" w:rsidRDefault="29B25F8F" w:rsidP="29B25F8F">
      <w:pPr>
        <w:jc w:val="center"/>
        <w:rPr>
          <w:rFonts w:ascii="Times New Roman" w:eastAsia="Times New Roman" w:hAnsi="Times New Roman" w:cs="Times New Roman"/>
          <w:b/>
          <w:bCs/>
        </w:rPr>
      </w:pPr>
    </w:p>
    <w:p w14:paraId="2812020C" w14:textId="77777777" w:rsidR="00A0113E" w:rsidRDefault="00A0113E" w:rsidP="7CC5B521">
      <w:pPr>
        <w:jc w:val="both"/>
        <w:rPr>
          <w:rFonts w:ascii="Times New Roman" w:eastAsia="Times New Roman" w:hAnsi="Times New Roman" w:cs="Times New Roman"/>
          <w:b/>
          <w:bCs/>
          <w:color w:val="0070C0"/>
          <w:sz w:val="24"/>
          <w:szCs w:val="24"/>
        </w:rPr>
      </w:pPr>
    </w:p>
    <w:p w14:paraId="4C999F08" w14:textId="77777777" w:rsidR="00A0113E" w:rsidRDefault="00A0113E" w:rsidP="7CC5B521">
      <w:pPr>
        <w:jc w:val="both"/>
        <w:rPr>
          <w:rFonts w:ascii="Times New Roman" w:eastAsia="Times New Roman" w:hAnsi="Times New Roman" w:cs="Times New Roman"/>
          <w:b/>
          <w:bCs/>
          <w:color w:val="0070C0"/>
          <w:sz w:val="24"/>
          <w:szCs w:val="24"/>
        </w:rPr>
      </w:pPr>
    </w:p>
    <w:p w14:paraId="05A83214" w14:textId="77777777" w:rsidR="00A0113E" w:rsidRDefault="00A0113E" w:rsidP="7CC5B521">
      <w:pPr>
        <w:jc w:val="both"/>
        <w:rPr>
          <w:rFonts w:ascii="Times New Roman" w:eastAsia="Times New Roman" w:hAnsi="Times New Roman" w:cs="Times New Roman"/>
          <w:b/>
          <w:bCs/>
          <w:color w:val="0070C0"/>
          <w:sz w:val="24"/>
          <w:szCs w:val="24"/>
        </w:rPr>
      </w:pPr>
    </w:p>
    <w:p w14:paraId="32CFE2D2" w14:textId="77777777" w:rsidR="00A0113E" w:rsidRDefault="00A0113E" w:rsidP="7CC5B521">
      <w:pPr>
        <w:jc w:val="both"/>
        <w:rPr>
          <w:rFonts w:ascii="Times New Roman" w:eastAsia="Times New Roman" w:hAnsi="Times New Roman" w:cs="Times New Roman"/>
          <w:b/>
          <w:bCs/>
          <w:color w:val="0070C0"/>
          <w:sz w:val="24"/>
          <w:szCs w:val="24"/>
        </w:rPr>
      </w:pPr>
    </w:p>
    <w:p w14:paraId="550776E7" w14:textId="77777777" w:rsidR="00A0113E" w:rsidRDefault="00A0113E" w:rsidP="7CC5B521">
      <w:pPr>
        <w:jc w:val="both"/>
        <w:rPr>
          <w:rFonts w:ascii="Times New Roman" w:eastAsia="Times New Roman" w:hAnsi="Times New Roman" w:cs="Times New Roman"/>
          <w:b/>
          <w:bCs/>
          <w:color w:val="0070C0"/>
          <w:sz w:val="24"/>
          <w:szCs w:val="24"/>
        </w:rPr>
      </w:pPr>
    </w:p>
    <w:p w14:paraId="06233920" w14:textId="77777777" w:rsidR="00A0113E" w:rsidRDefault="00A0113E" w:rsidP="7CC5B521">
      <w:pPr>
        <w:jc w:val="both"/>
        <w:rPr>
          <w:rFonts w:ascii="Times New Roman" w:eastAsia="Times New Roman" w:hAnsi="Times New Roman" w:cs="Times New Roman"/>
          <w:b/>
          <w:bCs/>
          <w:color w:val="0070C0"/>
          <w:sz w:val="24"/>
          <w:szCs w:val="24"/>
        </w:rPr>
      </w:pPr>
    </w:p>
    <w:p w14:paraId="2B866528" w14:textId="77777777" w:rsidR="00A0113E" w:rsidRDefault="00A0113E" w:rsidP="7CC5B521">
      <w:pPr>
        <w:jc w:val="both"/>
        <w:rPr>
          <w:rFonts w:ascii="Times New Roman" w:eastAsia="Times New Roman" w:hAnsi="Times New Roman" w:cs="Times New Roman"/>
          <w:b/>
          <w:bCs/>
          <w:color w:val="0070C0"/>
          <w:sz w:val="24"/>
          <w:szCs w:val="24"/>
        </w:rPr>
      </w:pPr>
    </w:p>
    <w:p w14:paraId="0204C791" w14:textId="77777777" w:rsidR="00A0113E" w:rsidRDefault="00A0113E" w:rsidP="7CC5B521">
      <w:pPr>
        <w:jc w:val="both"/>
        <w:rPr>
          <w:rFonts w:ascii="Times New Roman" w:eastAsia="Times New Roman" w:hAnsi="Times New Roman" w:cs="Times New Roman"/>
          <w:b/>
          <w:bCs/>
          <w:color w:val="0070C0"/>
          <w:sz w:val="24"/>
          <w:szCs w:val="24"/>
        </w:rPr>
      </w:pPr>
    </w:p>
    <w:p w14:paraId="5571FE48" w14:textId="77777777" w:rsidR="00A0113E" w:rsidRDefault="00A0113E" w:rsidP="7CC5B521">
      <w:pPr>
        <w:jc w:val="both"/>
        <w:rPr>
          <w:rFonts w:ascii="Times New Roman" w:eastAsia="Times New Roman" w:hAnsi="Times New Roman" w:cs="Times New Roman"/>
          <w:b/>
          <w:bCs/>
          <w:color w:val="0070C0"/>
          <w:sz w:val="24"/>
          <w:szCs w:val="24"/>
        </w:rPr>
      </w:pPr>
    </w:p>
    <w:p w14:paraId="7DE7F02E" w14:textId="77777777" w:rsidR="00A0113E" w:rsidRDefault="00A0113E" w:rsidP="7CC5B521">
      <w:pPr>
        <w:jc w:val="both"/>
        <w:rPr>
          <w:rFonts w:ascii="Times New Roman" w:eastAsia="Times New Roman" w:hAnsi="Times New Roman" w:cs="Times New Roman"/>
          <w:b/>
          <w:bCs/>
          <w:color w:val="0070C0"/>
          <w:sz w:val="24"/>
          <w:szCs w:val="24"/>
        </w:rPr>
      </w:pPr>
    </w:p>
    <w:p w14:paraId="2AFFC257" w14:textId="32583B4E" w:rsidR="3B1E09C7" w:rsidRDefault="7CC5B521" w:rsidP="7CC5B521">
      <w:pPr>
        <w:jc w:val="both"/>
        <w:rPr>
          <w:rFonts w:ascii="Times New Roman" w:eastAsia="Times New Roman" w:hAnsi="Times New Roman" w:cs="Times New Roman"/>
          <w:b/>
          <w:bCs/>
          <w:color w:val="0070C0"/>
          <w:sz w:val="24"/>
          <w:szCs w:val="24"/>
        </w:rPr>
      </w:pPr>
      <w:r w:rsidRPr="7CC5B521">
        <w:rPr>
          <w:rFonts w:ascii="Times New Roman" w:eastAsia="Times New Roman" w:hAnsi="Times New Roman" w:cs="Times New Roman"/>
          <w:b/>
          <w:bCs/>
          <w:color w:val="0070C0"/>
          <w:sz w:val="24"/>
          <w:szCs w:val="24"/>
        </w:rPr>
        <w:lastRenderedPageBreak/>
        <w:t xml:space="preserve">State Diagram of </w:t>
      </w:r>
      <w:proofErr w:type="spellStart"/>
      <w:r w:rsidRPr="7CC5B521">
        <w:rPr>
          <w:rFonts w:ascii="Times New Roman" w:eastAsia="Times New Roman" w:hAnsi="Times New Roman" w:cs="Times New Roman"/>
          <w:b/>
          <w:bCs/>
          <w:color w:val="0070C0"/>
          <w:sz w:val="24"/>
          <w:szCs w:val="24"/>
        </w:rPr>
        <w:t>UserAccount</w:t>
      </w:r>
      <w:proofErr w:type="spellEnd"/>
      <w:r w:rsidRPr="7CC5B521">
        <w:rPr>
          <w:rFonts w:ascii="Times New Roman" w:eastAsia="Times New Roman" w:hAnsi="Times New Roman" w:cs="Times New Roman"/>
          <w:b/>
          <w:bCs/>
          <w:color w:val="0070C0"/>
          <w:sz w:val="24"/>
          <w:szCs w:val="24"/>
        </w:rPr>
        <w:t xml:space="preserve"> entity object</w:t>
      </w:r>
    </w:p>
    <w:p w14:paraId="3852B7B2" w14:textId="32B44297" w:rsidR="3B1E09C7" w:rsidRDefault="3B1E09C7" w:rsidP="3B1E09C7">
      <w:pPr>
        <w:jc w:val="both"/>
        <w:rPr>
          <w:rFonts w:ascii="Times New Roman" w:eastAsia="Times New Roman" w:hAnsi="Times New Roman" w:cs="Times New Roman"/>
          <w:b/>
          <w:bCs/>
          <w:color w:val="000000" w:themeColor="text1"/>
          <w:sz w:val="24"/>
          <w:szCs w:val="24"/>
          <w:u w:val="single"/>
        </w:rPr>
      </w:pPr>
    </w:p>
    <w:p w14:paraId="0656925D" w14:textId="24CE44E4" w:rsidR="796F8611" w:rsidRDefault="796F8611" w:rsidP="796F8611">
      <w:pPr>
        <w:jc w:val="center"/>
      </w:pPr>
      <w:r>
        <w:rPr>
          <w:noProof/>
          <w:lang w:eastAsia="zh-CN"/>
        </w:rPr>
        <w:drawing>
          <wp:inline distT="0" distB="0" distL="0" distR="0" wp14:anchorId="5306EBC7" wp14:editId="2281EE5B">
            <wp:extent cx="6000750" cy="3062883"/>
            <wp:effectExtent l="0" t="0" r="0" b="0"/>
            <wp:docPr id="15532535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000750" cy="3062883"/>
                    </a:xfrm>
                    <a:prstGeom prst="rect">
                      <a:avLst/>
                    </a:prstGeom>
                  </pic:spPr>
                </pic:pic>
              </a:graphicData>
            </a:graphic>
          </wp:inline>
        </w:drawing>
      </w:r>
      <w:r w:rsidR="7CC5B521" w:rsidRPr="7CC5B521">
        <w:rPr>
          <w:rFonts w:ascii="Times New Roman" w:eastAsia="Times New Roman" w:hAnsi="Times New Roman" w:cs="Times New Roman"/>
          <w:b/>
          <w:bCs/>
        </w:rPr>
        <w:t xml:space="preserve">[Fig 8: State diagram </w:t>
      </w:r>
      <w:proofErr w:type="gramStart"/>
      <w:r w:rsidR="7CC5B521" w:rsidRPr="7CC5B521">
        <w:rPr>
          <w:rFonts w:ascii="Times New Roman" w:eastAsia="Times New Roman" w:hAnsi="Times New Roman" w:cs="Times New Roman"/>
          <w:b/>
          <w:bCs/>
        </w:rPr>
        <w:t xml:space="preserve">of  </w:t>
      </w:r>
      <w:proofErr w:type="spellStart"/>
      <w:r w:rsidR="7CC5B521" w:rsidRPr="7CC5B521">
        <w:rPr>
          <w:rFonts w:ascii="Times New Roman" w:eastAsia="Times New Roman" w:hAnsi="Times New Roman" w:cs="Times New Roman"/>
          <w:b/>
          <w:bCs/>
        </w:rPr>
        <w:t>UserAccount</w:t>
      </w:r>
      <w:proofErr w:type="spellEnd"/>
      <w:proofErr w:type="gramEnd"/>
      <w:r w:rsidR="7CC5B521" w:rsidRPr="7CC5B521">
        <w:rPr>
          <w:rFonts w:ascii="Times New Roman" w:eastAsia="Times New Roman" w:hAnsi="Times New Roman" w:cs="Times New Roman"/>
          <w:b/>
          <w:bCs/>
        </w:rPr>
        <w:t>]</w:t>
      </w:r>
    </w:p>
    <w:p w14:paraId="182E7DB9" w14:textId="0B0B1DCB" w:rsidR="29B25F8F" w:rsidRDefault="29B25F8F" w:rsidP="29B25F8F">
      <w:pPr>
        <w:jc w:val="center"/>
        <w:rPr>
          <w:rFonts w:ascii="Times New Roman" w:eastAsia="Times New Roman" w:hAnsi="Times New Roman" w:cs="Times New Roman"/>
          <w:b/>
          <w:bCs/>
        </w:rPr>
      </w:pPr>
    </w:p>
    <w:p w14:paraId="2C3A93D0" w14:textId="33F6C165" w:rsidR="3B1E09C7" w:rsidRDefault="1577204D" w:rsidP="1577204D">
      <w:pPr>
        <w:jc w:val="both"/>
        <w:rPr>
          <w:rFonts w:ascii="Times New Roman" w:eastAsia="Times New Roman" w:hAnsi="Times New Roman" w:cs="Times New Roman"/>
          <w:b/>
          <w:bCs/>
          <w:sz w:val="24"/>
          <w:szCs w:val="24"/>
        </w:rPr>
      </w:pPr>
      <w:r w:rsidRPr="1577204D">
        <w:rPr>
          <w:rFonts w:ascii="Times New Roman" w:eastAsia="Times New Roman" w:hAnsi="Times New Roman" w:cs="Times New Roman"/>
          <w:b/>
          <w:bCs/>
          <w:sz w:val="24"/>
          <w:szCs w:val="24"/>
        </w:rPr>
        <w:t>3.5. A customer is able to transfer an amount of money from their one account to another account.</w:t>
      </w:r>
    </w:p>
    <w:p w14:paraId="1FB0E2FA" w14:textId="6263DE8E" w:rsidR="3B1E09C7" w:rsidRDefault="3B1E09C7" w:rsidP="3B1E09C7">
      <w:pPr>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Functionality: Customers transfer an amount of money from their one account to another account.</w:t>
      </w:r>
    </w:p>
    <w:p w14:paraId="770EB20F" w14:textId="794BB387" w:rsidR="3B1E09C7" w:rsidRDefault="3B1E09C7" w:rsidP="3B1E09C7">
      <w:pPr>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Functionality name</w:t>
      </w:r>
      <w:r w:rsidRPr="3B1E09C7">
        <w:rPr>
          <w:rFonts w:ascii="Times New Roman" w:eastAsia="Times New Roman" w:hAnsi="Times New Roman" w:cs="Times New Roman"/>
          <w:b/>
          <w:bCs/>
          <w:color w:val="000000" w:themeColor="text1"/>
          <w:sz w:val="24"/>
          <w:szCs w:val="24"/>
        </w:rPr>
        <w:t>: Transfer Money</w:t>
      </w:r>
      <w:r w:rsidRPr="3B1E09C7">
        <w:rPr>
          <w:rFonts w:ascii="Times New Roman" w:eastAsia="Times New Roman" w:hAnsi="Times New Roman" w:cs="Times New Roman"/>
          <w:color w:val="000000" w:themeColor="text1"/>
          <w:sz w:val="24"/>
          <w:szCs w:val="24"/>
        </w:rPr>
        <w:t xml:space="preserve"> </w:t>
      </w:r>
    </w:p>
    <w:p w14:paraId="60C86569" w14:textId="794C4264"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t>Functional Model:</w:t>
      </w:r>
    </w:p>
    <w:p w14:paraId="7FD0BA68" w14:textId="5C2EA0A2" w:rsidR="3B1E09C7" w:rsidRDefault="6D6817BF" w:rsidP="6D6817BF">
      <w:pPr>
        <w:rPr>
          <w:rFonts w:ascii="Times New Roman" w:eastAsia="Times New Roman" w:hAnsi="Times New Roman" w:cs="Times New Roman"/>
          <w:color w:val="000000" w:themeColor="text1"/>
          <w:sz w:val="24"/>
          <w:szCs w:val="24"/>
        </w:rPr>
      </w:pPr>
      <w:r w:rsidRPr="6D6817BF">
        <w:rPr>
          <w:rFonts w:ascii="Times New Roman" w:eastAsia="Times New Roman" w:hAnsi="Times New Roman" w:cs="Times New Roman"/>
          <w:b/>
          <w:bCs/>
          <w:color w:val="000000" w:themeColor="text1"/>
          <w:sz w:val="24"/>
          <w:szCs w:val="24"/>
        </w:rPr>
        <w:t>Example 1:</w:t>
      </w:r>
      <w:r w:rsidRPr="6D6817BF">
        <w:rPr>
          <w:rFonts w:ascii="Times New Roman" w:eastAsia="Times New Roman" w:hAnsi="Times New Roman" w:cs="Times New Roman"/>
          <w:color w:val="000000" w:themeColor="text1"/>
          <w:sz w:val="24"/>
          <w:szCs w:val="24"/>
        </w:rPr>
        <w:t xml:space="preserve"> Susan attempts to transfer 300$ from his saving account (6666) to his checking account (6600) on 02/12/2018 every month.</w:t>
      </w:r>
    </w:p>
    <w:p w14:paraId="3A125FE6" w14:textId="20430F78"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Scenarios</w:t>
      </w:r>
    </w:p>
    <w:tbl>
      <w:tblPr>
        <w:tblStyle w:val="PlainTable2"/>
        <w:tblW w:w="0" w:type="auto"/>
        <w:tblLook w:val="04A0" w:firstRow="1" w:lastRow="0" w:firstColumn="1" w:lastColumn="0" w:noHBand="0" w:noVBand="1"/>
      </w:tblPr>
      <w:tblGrid>
        <w:gridCol w:w="2955"/>
        <w:gridCol w:w="6405"/>
      </w:tblGrid>
      <w:tr w:rsidR="3B1E09C7" w14:paraId="0A03C10D"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6996A8BB"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71E381CA" w14:textId="15000359"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SuccessfulTransferMoney</w:t>
            </w:r>
            <w:proofErr w:type="spellEnd"/>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TransferMoney</w:t>
            </w:r>
            <w:proofErr w:type="spellEnd"/>
            <w:r w:rsidRPr="7CC5B521">
              <w:rPr>
                <w:rFonts w:ascii="Times New Roman" w:eastAsia="Times New Roman" w:hAnsi="Times New Roman" w:cs="Times New Roman"/>
                <w:b w:val="0"/>
                <w:bCs w:val="0"/>
                <w:color w:val="000000" w:themeColor="text1"/>
                <w:sz w:val="24"/>
                <w:szCs w:val="24"/>
                <w:u w:val="single"/>
              </w:rPr>
              <w:t xml:space="preserve"> </w:t>
            </w:r>
          </w:p>
        </w:tc>
      </w:tr>
      <w:tr w:rsidR="3B1E09C7" w14:paraId="516454E4"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0B09F2AA"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2080DC8E" w14:textId="4E15101F" w:rsidR="3B1E09C7" w:rsidRDefault="75C858A6" w:rsidP="75C858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5C858A6">
              <w:rPr>
                <w:rFonts w:ascii="Times New Roman" w:eastAsia="Times New Roman" w:hAnsi="Times New Roman" w:cs="Times New Roman"/>
                <w:color w:val="000000" w:themeColor="text1"/>
                <w:sz w:val="24"/>
                <w:szCs w:val="24"/>
                <w:u w:val="single"/>
              </w:rPr>
              <w:t>Susan: Customer</w:t>
            </w:r>
          </w:p>
        </w:tc>
      </w:tr>
      <w:tr w:rsidR="3B1E09C7" w14:paraId="54B4A92D"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76E43FF1"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75E378DC" w14:textId="009DD279"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1. Susan select his saving account number 6666, his checking account number 6600, amount of money which he wants to transfer 300$, date of transfer 02/12/2018 and how many times he wants to transfer(monthly).</w:t>
            </w:r>
          </w:p>
          <w:p w14:paraId="50947080" w14:textId="26BFE10A"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2.The system shows all information that entered, </w:t>
            </w:r>
          </w:p>
          <w:p w14:paraId="7739CE78" w14:textId="4B7C74EF"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“From: saving (6666)</w:t>
            </w:r>
          </w:p>
          <w:p w14:paraId="0DD11545" w14:textId="6FF04784"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To: checking (6600)</w:t>
            </w:r>
          </w:p>
          <w:p w14:paraId="48F8582D" w14:textId="647013E2"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lastRenderedPageBreak/>
              <w:t xml:space="preserve">                   Amount: 300$</w:t>
            </w:r>
          </w:p>
          <w:p w14:paraId="6CD387AF" w14:textId="57AA7BEF"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Date: 02/12/2018</w:t>
            </w:r>
          </w:p>
          <w:p w14:paraId="0D6A16CA" w14:textId="11598191" w:rsidR="3B1E09C7" w:rsidRDefault="5D7DB914" w:rsidP="5D7DB914">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Frequency: monthly”</w:t>
            </w:r>
          </w:p>
          <w:p w14:paraId="7E2F0144" w14:textId="74F93594" w:rsidR="3B1E09C7" w:rsidRDefault="29B25F8F" w:rsidP="29B25F8F">
            <w:pPr>
              <w:pStyle w:val="ListParagraph"/>
              <w:ind w:left="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29B25F8F">
              <w:rPr>
                <w:rFonts w:ascii="Times New Roman" w:eastAsia="Times New Roman" w:hAnsi="Times New Roman" w:cs="Times New Roman"/>
                <w:color w:val="000000" w:themeColor="text1"/>
                <w:sz w:val="24"/>
                <w:szCs w:val="24"/>
              </w:rPr>
              <w:t>3.Susan confirms the transfer information by clicking SUBMIT.</w:t>
            </w:r>
            <w:r w:rsidR="3B1E09C7">
              <w:br/>
            </w:r>
            <w:proofErr w:type="gramStart"/>
            <w:r w:rsidRPr="29B25F8F">
              <w:rPr>
                <w:rFonts w:ascii="Times New Roman" w:eastAsia="Times New Roman" w:hAnsi="Times New Roman" w:cs="Times New Roman"/>
                <w:color w:val="000000" w:themeColor="text1"/>
                <w:sz w:val="24"/>
                <w:szCs w:val="24"/>
              </w:rPr>
              <w:t>4.The</w:t>
            </w:r>
            <w:proofErr w:type="gramEnd"/>
            <w:r w:rsidRPr="29B25F8F">
              <w:rPr>
                <w:rFonts w:ascii="Times New Roman" w:eastAsia="Times New Roman" w:hAnsi="Times New Roman" w:cs="Times New Roman"/>
                <w:color w:val="000000" w:themeColor="text1"/>
                <w:sz w:val="24"/>
                <w:szCs w:val="24"/>
              </w:rPr>
              <w:t xml:space="preserve"> system shows "your money transfer done successfully” and gives confirmation number.</w:t>
            </w:r>
          </w:p>
        </w:tc>
      </w:tr>
    </w:tbl>
    <w:p w14:paraId="759D28F8" w14:textId="55516883"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lastRenderedPageBreak/>
        <w:t>[Table: 21 Transfer Money Successful Scenario]</w:t>
      </w:r>
    </w:p>
    <w:p w14:paraId="5F7A6A7A" w14:textId="0FFCBE22" w:rsidR="796F8611" w:rsidRDefault="796F8611" w:rsidP="796F8611">
      <w:pPr>
        <w:jc w:val="both"/>
        <w:rPr>
          <w:rFonts w:ascii="Times New Roman" w:eastAsia="Times New Roman" w:hAnsi="Times New Roman" w:cs="Times New Roman"/>
          <w:b/>
          <w:bCs/>
          <w:color w:val="0070C0"/>
          <w:sz w:val="24"/>
          <w:szCs w:val="24"/>
        </w:rPr>
      </w:pPr>
    </w:p>
    <w:p w14:paraId="35852B8A" w14:textId="55D08055" w:rsidR="3B1E09C7" w:rsidRDefault="6D6817BF" w:rsidP="6D6817BF">
      <w:pPr>
        <w:jc w:val="both"/>
        <w:rPr>
          <w:rFonts w:ascii="Times New Roman" w:eastAsia="Times New Roman" w:hAnsi="Times New Roman" w:cs="Times New Roman"/>
          <w:color w:val="2F5496" w:themeColor="accent5" w:themeShade="BF"/>
          <w:sz w:val="24"/>
          <w:szCs w:val="24"/>
        </w:rPr>
      </w:pPr>
      <w:r w:rsidRPr="6D6817BF">
        <w:rPr>
          <w:rFonts w:ascii="Times New Roman" w:eastAsia="Times New Roman" w:hAnsi="Times New Roman" w:cs="Times New Roman"/>
          <w:b/>
          <w:bCs/>
          <w:color w:val="000000" w:themeColor="text1"/>
          <w:sz w:val="24"/>
          <w:szCs w:val="24"/>
        </w:rPr>
        <w:t xml:space="preserve">Example 2: </w:t>
      </w:r>
      <w:r w:rsidRPr="6D6817BF">
        <w:rPr>
          <w:rFonts w:ascii="Times New Roman" w:eastAsia="Times New Roman" w:hAnsi="Times New Roman" w:cs="Times New Roman"/>
          <w:color w:val="000000" w:themeColor="text1"/>
          <w:sz w:val="24"/>
          <w:szCs w:val="24"/>
        </w:rPr>
        <w:t>Susan attempts to transfer 300$ from his saving account (6666) to his checking account (6600) on 02/12/2018 every month.</w:t>
      </w:r>
    </w:p>
    <w:tbl>
      <w:tblPr>
        <w:tblStyle w:val="PlainTable2"/>
        <w:tblW w:w="0" w:type="auto"/>
        <w:tblLook w:val="04A0" w:firstRow="1" w:lastRow="0" w:firstColumn="1" w:lastColumn="0" w:noHBand="0" w:noVBand="1"/>
      </w:tblPr>
      <w:tblGrid>
        <w:gridCol w:w="2955"/>
        <w:gridCol w:w="6405"/>
      </w:tblGrid>
      <w:tr w:rsidR="3B1E09C7" w14:paraId="15B8E158"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5F7D0F38"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493F72A5" w14:textId="27D174C6"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CC5B521">
              <w:rPr>
                <w:rFonts w:ascii="Times New Roman" w:eastAsia="Times New Roman" w:hAnsi="Times New Roman" w:cs="Times New Roman"/>
                <w:b w:val="0"/>
                <w:bCs w:val="0"/>
                <w:color w:val="000000" w:themeColor="text1"/>
                <w:sz w:val="24"/>
                <w:szCs w:val="24"/>
              </w:rPr>
              <w:t xml:space="preserve"> </w:t>
            </w:r>
            <w:proofErr w:type="spellStart"/>
            <w:r w:rsidRPr="7CC5B521">
              <w:rPr>
                <w:rFonts w:ascii="Times New Roman" w:eastAsia="Times New Roman" w:hAnsi="Times New Roman" w:cs="Times New Roman"/>
                <w:b w:val="0"/>
                <w:bCs w:val="0"/>
                <w:color w:val="000000" w:themeColor="text1"/>
                <w:sz w:val="24"/>
                <w:szCs w:val="24"/>
                <w:u w:val="single"/>
              </w:rPr>
              <w:t>UnsuccessfulTransferMoney</w:t>
            </w:r>
            <w:proofErr w:type="spellEnd"/>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TransferMoney</w:t>
            </w:r>
            <w:proofErr w:type="spellEnd"/>
            <w:r w:rsidRPr="7CC5B521">
              <w:rPr>
                <w:rFonts w:ascii="Times New Roman" w:eastAsia="Times New Roman" w:hAnsi="Times New Roman" w:cs="Times New Roman"/>
                <w:b w:val="0"/>
                <w:bCs w:val="0"/>
                <w:color w:val="000000" w:themeColor="text1"/>
                <w:sz w:val="24"/>
                <w:szCs w:val="24"/>
                <w:u w:val="single"/>
              </w:rPr>
              <w:t xml:space="preserve"> </w:t>
            </w:r>
          </w:p>
        </w:tc>
      </w:tr>
      <w:tr w:rsidR="3B1E09C7" w14:paraId="67E79D37"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259AE330"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22FC3EA2" w14:textId="03531B65" w:rsidR="3B1E09C7" w:rsidRDefault="75C858A6" w:rsidP="75C858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5C858A6">
              <w:rPr>
                <w:rFonts w:ascii="Times New Roman" w:eastAsia="Times New Roman" w:hAnsi="Times New Roman" w:cs="Times New Roman"/>
                <w:color w:val="000000" w:themeColor="text1"/>
                <w:sz w:val="24"/>
                <w:szCs w:val="24"/>
                <w:u w:val="single"/>
              </w:rPr>
              <w:t>Susan: Customer</w:t>
            </w:r>
          </w:p>
        </w:tc>
      </w:tr>
      <w:tr w:rsidR="3B1E09C7" w14:paraId="623FC194"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4F982466"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516E749A" w14:textId="1B7E1E8B"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1. Susan enters his saving account number 6666, his checking account number 6600, amount of money which he wants to transfer 300$, date of transfer 02/12/2018 and how many times he wants to transfer(monthly).</w:t>
            </w:r>
          </w:p>
          <w:p w14:paraId="08D07373" w14:textId="26BFE10A"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2.The system shows all information that entered, </w:t>
            </w:r>
          </w:p>
          <w:p w14:paraId="238EC5B6" w14:textId="7B40F322"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“From: saving (6666)</w:t>
            </w:r>
          </w:p>
          <w:p w14:paraId="327EF8F8" w14:textId="1F8766A3"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To: checking (6600)</w:t>
            </w:r>
          </w:p>
          <w:p w14:paraId="534C10D9" w14:textId="7806A828"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Amount: 300&amp;</w:t>
            </w:r>
          </w:p>
          <w:p w14:paraId="76A00269" w14:textId="57AA7BEF"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Date: 02/12/2018</w:t>
            </w:r>
          </w:p>
          <w:p w14:paraId="6FD13D40" w14:textId="11598191" w:rsidR="3B1E09C7" w:rsidRDefault="5D7DB914" w:rsidP="5D7DB914">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Frequency: monthly”</w:t>
            </w:r>
          </w:p>
          <w:p w14:paraId="45523E49" w14:textId="7C5DDAC9" w:rsidR="3B1E09C7" w:rsidRDefault="5D7DB914" w:rsidP="5D7DB91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3.Susan confirms the transfer information by clicking SUBMIT.</w:t>
            </w:r>
          </w:p>
          <w:p w14:paraId="2EA2645B" w14:textId="3A1B0958" w:rsidR="3B1E09C7" w:rsidRDefault="29B25F8F" w:rsidP="29B25F8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color w:val="000000" w:themeColor="text1"/>
                <w:sz w:val="24"/>
                <w:szCs w:val="24"/>
              </w:rPr>
              <w:t>4.The system shows "your money transfer incomplete".</w:t>
            </w:r>
          </w:p>
        </w:tc>
      </w:tr>
    </w:tbl>
    <w:p w14:paraId="7A17F589" w14:textId="5196AB82"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22 Transfer Money Unsuccessful Scenario]</w:t>
      </w:r>
    </w:p>
    <w:p w14:paraId="0EE26A62" w14:textId="3199DAF5" w:rsidR="796F8611" w:rsidRDefault="796F8611" w:rsidP="796F8611">
      <w:pPr>
        <w:jc w:val="both"/>
        <w:rPr>
          <w:rFonts w:ascii="Times New Roman" w:eastAsia="Times New Roman" w:hAnsi="Times New Roman" w:cs="Times New Roman"/>
          <w:b/>
          <w:bCs/>
          <w:color w:val="0070C0"/>
          <w:sz w:val="24"/>
          <w:szCs w:val="24"/>
        </w:rPr>
      </w:pPr>
    </w:p>
    <w:p w14:paraId="4B8C91D5" w14:textId="3E0CA75C" w:rsidR="3B1E09C7" w:rsidRDefault="6D6817BF" w:rsidP="6D6817BF">
      <w:pPr>
        <w:jc w:val="both"/>
        <w:rPr>
          <w:rFonts w:ascii="Times New Roman" w:eastAsia="Times New Roman" w:hAnsi="Times New Roman" w:cs="Times New Roman"/>
          <w:color w:val="2F5496" w:themeColor="accent5" w:themeShade="BF"/>
          <w:sz w:val="24"/>
          <w:szCs w:val="24"/>
        </w:rPr>
      </w:pPr>
      <w:r w:rsidRPr="6D6817BF">
        <w:rPr>
          <w:rFonts w:ascii="Times New Roman" w:eastAsia="Times New Roman" w:hAnsi="Times New Roman" w:cs="Times New Roman"/>
          <w:b/>
          <w:bCs/>
          <w:color w:val="000000" w:themeColor="text1"/>
          <w:sz w:val="24"/>
          <w:szCs w:val="24"/>
        </w:rPr>
        <w:t xml:space="preserve">Example 3: </w:t>
      </w:r>
      <w:r w:rsidRPr="6D6817BF">
        <w:rPr>
          <w:rFonts w:ascii="Times New Roman" w:eastAsia="Times New Roman" w:hAnsi="Times New Roman" w:cs="Times New Roman"/>
          <w:color w:val="000000" w:themeColor="text1"/>
          <w:sz w:val="24"/>
          <w:szCs w:val="24"/>
        </w:rPr>
        <w:t>Susan attempts to transfer 300$ from his saving account (6666) to his checking account (6600) on 02/12/2018 every month</w:t>
      </w:r>
    </w:p>
    <w:tbl>
      <w:tblPr>
        <w:tblStyle w:val="PlainTable2"/>
        <w:tblW w:w="0" w:type="auto"/>
        <w:tblLook w:val="04A0" w:firstRow="1" w:lastRow="0" w:firstColumn="1" w:lastColumn="0" w:noHBand="0" w:noVBand="1"/>
      </w:tblPr>
      <w:tblGrid>
        <w:gridCol w:w="2955"/>
        <w:gridCol w:w="6405"/>
      </w:tblGrid>
      <w:tr w:rsidR="3B1E09C7" w14:paraId="6714ED78"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5C8171A1"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5030577B" w14:textId="6383868E"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CC5B521">
              <w:rPr>
                <w:rFonts w:ascii="Times New Roman" w:eastAsia="Times New Roman" w:hAnsi="Times New Roman" w:cs="Times New Roman"/>
                <w:b w:val="0"/>
                <w:bCs w:val="0"/>
                <w:color w:val="000000" w:themeColor="text1"/>
                <w:sz w:val="24"/>
                <w:szCs w:val="24"/>
              </w:rPr>
              <w:t xml:space="preserve"> </w:t>
            </w:r>
            <w:proofErr w:type="spellStart"/>
            <w:r w:rsidRPr="7CC5B521">
              <w:rPr>
                <w:rFonts w:ascii="Times New Roman" w:eastAsia="Times New Roman" w:hAnsi="Times New Roman" w:cs="Times New Roman"/>
                <w:b w:val="0"/>
                <w:bCs w:val="0"/>
                <w:color w:val="000000" w:themeColor="text1"/>
                <w:sz w:val="24"/>
                <w:szCs w:val="24"/>
                <w:u w:val="single"/>
              </w:rPr>
              <w:t>CancelTransferMoney</w:t>
            </w:r>
            <w:proofErr w:type="spellEnd"/>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TransferMoney</w:t>
            </w:r>
            <w:proofErr w:type="spellEnd"/>
            <w:r w:rsidRPr="7CC5B521">
              <w:rPr>
                <w:rFonts w:ascii="Times New Roman" w:eastAsia="Times New Roman" w:hAnsi="Times New Roman" w:cs="Times New Roman"/>
                <w:b w:val="0"/>
                <w:bCs w:val="0"/>
                <w:color w:val="000000" w:themeColor="text1"/>
                <w:sz w:val="24"/>
                <w:szCs w:val="24"/>
                <w:u w:val="single"/>
              </w:rPr>
              <w:t xml:space="preserve"> </w:t>
            </w:r>
          </w:p>
        </w:tc>
      </w:tr>
      <w:tr w:rsidR="3B1E09C7" w14:paraId="3A1F2108"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31F871D8"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06F70BDB" w14:textId="2CDB0176" w:rsidR="3B1E09C7" w:rsidRDefault="75C858A6" w:rsidP="75C858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5C858A6">
              <w:rPr>
                <w:rFonts w:ascii="Times New Roman" w:eastAsia="Times New Roman" w:hAnsi="Times New Roman" w:cs="Times New Roman"/>
                <w:color w:val="000000" w:themeColor="text1"/>
                <w:sz w:val="24"/>
                <w:szCs w:val="24"/>
                <w:u w:val="single"/>
              </w:rPr>
              <w:t>Susan: Customer</w:t>
            </w:r>
          </w:p>
        </w:tc>
      </w:tr>
      <w:tr w:rsidR="3B1E09C7" w14:paraId="39C95929"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72C74CEA"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4B8F6987" w14:textId="76149DC1"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1. Susan enters his saving account number 6666, his checking account number 6600, amount of money which he wants to transfer 300$, date of transfer 02/12/2018 and how many times he wants to transfer(monthly).</w:t>
            </w:r>
          </w:p>
          <w:p w14:paraId="3289652A" w14:textId="26BFE10A"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2.The system shows all information that entered, </w:t>
            </w:r>
          </w:p>
          <w:p w14:paraId="10DA55B8" w14:textId="31CEE508"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“From: saving (6666)</w:t>
            </w:r>
          </w:p>
          <w:p w14:paraId="592D712F" w14:textId="750F2D4D"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To: checking (6600)</w:t>
            </w:r>
          </w:p>
          <w:p w14:paraId="309BCECE" w14:textId="7806A828"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Amount: 300&amp;</w:t>
            </w:r>
          </w:p>
          <w:p w14:paraId="031123F0" w14:textId="57AA7BEF"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lastRenderedPageBreak/>
              <w:t xml:space="preserve">                   Date: 02/12/2018</w:t>
            </w:r>
          </w:p>
          <w:p w14:paraId="6B9B03C7" w14:textId="11598191" w:rsidR="3B1E09C7" w:rsidRDefault="5D7DB914" w:rsidP="5D7DB914">
            <w:pPr>
              <w:pStyle w:val="ListParagrap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Frequency: monthly”</w:t>
            </w:r>
          </w:p>
          <w:p w14:paraId="21339FB2" w14:textId="1D57E426" w:rsidR="3B1E09C7" w:rsidRDefault="5D7DB914" w:rsidP="5D7DB91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3.Susan confirms the transfer information by clicking CANCEL.</w:t>
            </w:r>
          </w:p>
          <w:p w14:paraId="72B5608F" w14:textId="5B3AC5A6" w:rsidR="3B1E09C7" w:rsidRDefault="29B25F8F" w:rsidP="29B25F8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color w:val="000000" w:themeColor="text1"/>
                <w:sz w:val="24"/>
                <w:szCs w:val="24"/>
              </w:rPr>
              <w:t>4.The system shows "your money transfer canceled".</w:t>
            </w:r>
          </w:p>
        </w:tc>
      </w:tr>
    </w:tbl>
    <w:p w14:paraId="2E1F8B1B" w14:textId="49A0B431"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lastRenderedPageBreak/>
        <w:t>[Table: 23 Transfer Money Cancel Scenario]</w:t>
      </w:r>
    </w:p>
    <w:p w14:paraId="4B8DD1A2" w14:textId="45AB5AF0" w:rsidR="796F8611" w:rsidRDefault="796F8611" w:rsidP="796F8611">
      <w:pPr>
        <w:jc w:val="both"/>
        <w:rPr>
          <w:rFonts w:ascii="Times New Roman" w:eastAsia="Times New Roman" w:hAnsi="Times New Roman" w:cs="Times New Roman"/>
          <w:b/>
          <w:bCs/>
          <w:color w:val="0070C0"/>
          <w:sz w:val="24"/>
          <w:szCs w:val="24"/>
        </w:rPr>
      </w:pPr>
    </w:p>
    <w:p w14:paraId="00F86840" w14:textId="289E75A2"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Initial Use case</w:t>
      </w:r>
    </w:p>
    <w:tbl>
      <w:tblPr>
        <w:tblStyle w:val="PlainTable2"/>
        <w:tblW w:w="9360" w:type="dxa"/>
        <w:tblLook w:val="04A0" w:firstRow="1" w:lastRow="0" w:firstColumn="1" w:lastColumn="0" w:noHBand="0" w:noVBand="1"/>
      </w:tblPr>
      <w:tblGrid>
        <w:gridCol w:w="3525"/>
        <w:gridCol w:w="5835"/>
      </w:tblGrid>
      <w:tr w:rsidR="3B1E09C7" w14:paraId="20B37785"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5" w:type="dxa"/>
          </w:tcPr>
          <w:p w14:paraId="6E9D1418"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5835" w:type="dxa"/>
          </w:tcPr>
          <w:p w14:paraId="4F3BE9AA" w14:textId="3171FB69" w:rsidR="3B1E09C7" w:rsidRDefault="7CC5B521" w:rsidP="7CC5B521">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TransferMoney</w:t>
            </w:r>
            <w:proofErr w:type="spellEnd"/>
            <w:r w:rsidRPr="7CC5B521">
              <w:rPr>
                <w:rFonts w:ascii="Times New Roman" w:eastAsia="Times New Roman" w:hAnsi="Times New Roman" w:cs="Times New Roman"/>
                <w:b w:val="0"/>
                <w:bCs w:val="0"/>
                <w:color w:val="000000" w:themeColor="text1"/>
                <w:sz w:val="24"/>
                <w:szCs w:val="24"/>
              </w:rPr>
              <w:t>.</w:t>
            </w:r>
          </w:p>
        </w:tc>
      </w:tr>
      <w:tr w:rsidR="3B1E09C7" w14:paraId="752A0E06"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5" w:type="dxa"/>
          </w:tcPr>
          <w:p w14:paraId="7B939046"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5835" w:type="dxa"/>
          </w:tcPr>
          <w:p w14:paraId="3F9B79E5" w14:textId="5D5AF6FF"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Initiated by customer.</w:t>
            </w:r>
          </w:p>
        </w:tc>
      </w:tr>
      <w:tr w:rsidR="3B1E09C7" w14:paraId="03FE2426" w14:textId="77777777" w:rsidTr="7CC5B521">
        <w:tc>
          <w:tcPr>
            <w:cnfStyle w:val="001000000000" w:firstRow="0" w:lastRow="0" w:firstColumn="1" w:lastColumn="0" w:oddVBand="0" w:evenVBand="0" w:oddHBand="0" w:evenHBand="0" w:firstRowFirstColumn="0" w:firstRowLastColumn="0" w:lastRowFirstColumn="0" w:lastRowLastColumn="0"/>
            <w:tcW w:w="3525" w:type="dxa"/>
          </w:tcPr>
          <w:p w14:paraId="3BC2E145"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5835" w:type="dxa"/>
          </w:tcPr>
          <w:p w14:paraId="1078AED6" w14:textId="1B3EA829"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1. Customers enter their saving account number, checking account number, amount of money to transfer, date of transfer and   frequency transfer. 2.The system shows all information that entered, saving account number, checking account number, amount of money for transfer, date of transfer and   frequency of transfer. </w:t>
            </w:r>
            <w:r w:rsidR="3B1E09C7">
              <w:br/>
            </w:r>
            <w:r w:rsidRPr="5D7DB914">
              <w:rPr>
                <w:rFonts w:ascii="Times New Roman" w:eastAsia="Times New Roman" w:hAnsi="Times New Roman" w:cs="Times New Roman"/>
                <w:color w:val="000000" w:themeColor="text1"/>
                <w:sz w:val="24"/>
                <w:szCs w:val="24"/>
              </w:rPr>
              <w:t>3.Customer confirms the transfer information by clicking SUBMIT or Cancels the transfer processing by clicking CANCEL.</w:t>
            </w:r>
          </w:p>
          <w:p w14:paraId="39A6524C" w14:textId="58442718" w:rsidR="3B1E09C7" w:rsidRDefault="29B25F8F" w:rsidP="29B25F8F">
            <w:pPr>
              <w:spacing w:line="331" w:lineRule="exac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29B25F8F">
              <w:rPr>
                <w:rFonts w:ascii="Times New Roman" w:eastAsia="Times New Roman" w:hAnsi="Times New Roman" w:cs="Times New Roman"/>
                <w:color w:val="000000" w:themeColor="text1"/>
                <w:sz w:val="24"/>
                <w:szCs w:val="24"/>
              </w:rPr>
              <w:t>4.The system shows” your money transfer done successfully” and gives confirmation number or shows "your money transfer incomplete” or   shows "your money transfer canceled”</w:t>
            </w:r>
            <w:r w:rsidRPr="29B25F8F">
              <w:rPr>
                <w:rFonts w:ascii="Calibri" w:eastAsia="Calibri" w:hAnsi="Calibri" w:cs="Calibri"/>
                <w:color w:val="000000" w:themeColor="text1"/>
                <w:sz w:val="24"/>
                <w:szCs w:val="24"/>
              </w:rPr>
              <w:t>.</w:t>
            </w:r>
          </w:p>
        </w:tc>
      </w:tr>
      <w:tr w:rsidR="3B1E09C7" w14:paraId="3F145C3D"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5" w:type="dxa"/>
          </w:tcPr>
          <w:p w14:paraId="433147E8" w14:textId="5F07221C"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Entry conditions </w:t>
            </w:r>
          </w:p>
        </w:tc>
        <w:tc>
          <w:tcPr>
            <w:tcW w:w="5835" w:type="dxa"/>
          </w:tcPr>
          <w:p w14:paraId="542C8E3C" w14:textId="247F49F9" w:rsidR="3B1E09C7" w:rsidRDefault="3B1E09C7" w:rsidP="3B1E09C7">
            <w:pPr>
              <w:spacing w:line="331" w:lineRule="exact"/>
              <w:cnfStyle w:val="000000100000" w:firstRow="0" w:lastRow="0" w:firstColumn="0" w:lastColumn="0" w:oddVBand="0" w:evenVBand="0" w:oddHBand="1" w:evenHBand="0" w:firstRowFirstColumn="0" w:firstRowLastColumn="0" w:lastRowFirstColumn="0" w:lastRowLastColumn="0"/>
            </w:pPr>
            <w:r w:rsidRPr="3B1E09C7">
              <w:rPr>
                <w:rFonts w:ascii="Times New Roman" w:eastAsia="Times New Roman" w:hAnsi="Times New Roman" w:cs="Times New Roman"/>
                <w:color w:val="000000" w:themeColor="text1"/>
                <w:sz w:val="24"/>
                <w:szCs w:val="24"/>
              </w:rPr>
              <w:t>The actors are logged to the online banking System.</w:t>
            </w:r>
          </w:p>
        </w:tc>
      </w:tr>
      <w:tr w:rsidR="3B1E09C7" w14:paraId="42FBAFA3" w14:textId="77777777" w:rsidTr="7CC5B521">
        <w:tc>
          <w:tcPr>
            <w:cnfStyle w:val="001000000000" w:firstRow="0" w:lastRow="0" w:firstColumn="1" w:lastColumn="0" w:oddVBand="0" w:evenVBand="0" w:oddHBand="0" w:evenHBand="0" w:firstRowFirstColumn="0" w:firstRowLastColumn="0" w:lastRowFirstColumn="0" w:lastRowLastColumn="0"/>
            <w:tcW w:w="3525" w:type="dxa"/>
          </w:tcPr>
          <w:p w14:paraId="5677F5BA" w14:textId="42008C58"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Exit conditions</w:t>
            </w:r>
          </w:p>
        </w:tc>
        <w:tc>
          <w:tcPr>
            <w:tcW w:w="5835" w:type="dxa"/>
          </w:tcPr>
          <w:p w14:paraId="50A485E1" w14:textId="3E854509" w:rsidR="3B1E09C7" w:rsidRDefault="3B1E09C7" w:rsidP="3B1E09C7">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The actors have received the confirmation of the transferring or nothing.</w:t>
            </w:r>
          </w:p>
        </w:tc>
      </w:tr>
      <w:tr w:rsidR="3B1E09C7" w14:paraId="3AF02E34"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5" w:type="dxa"/>
          </w:tcPr>
          <w:p w14:paraId="255B87C6" w14:textId="7FFCF04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Quality Requirements</w:t>
            </w:r>
          </w:p>
        </w:tc>
        <w:tc>
          <w:tcPr>
            <w:tcW w:w="5835" w:type="dxa"/>
          </w:tcPr>
          <w:p w14:paraId="0FC5DF9C" w14:textId="0BC5247F"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 xml:space="preserve">Showing the confirmation of the transferring details no later   </w:t>
            </w:r>
            <w:r>
              <w:br/>
            </w:r>
            <w:r w:rsidRPr="3B1E09C7">
              <w:rPr>
                <w:rFonts w:ascii="Times New Roman" w:eastAsia="Times New Roman" w:hAnsi="Times New Roman" w:cs="Times New Roman"/>
                <w:color w:val="000000" w:themeColor="text1"/>
                <w:sz w:val="24"/>
                <w:szCs w:val="24"/>
              </w:rPr>
              <w:t>than 10 seconds</w:t>
            </w:r>
          </w:p>
        </w:tc>
      </w:tr>
    </w:tbl>
    <w:p w14:paraId="4CFFB746" w14:textId="477AA272" w:rsidR="796F8611" w:rsidRDefault="7500CCF5" w:rsidP="7500CCF5">
      <w:pPr>
        <w:jc w:val="center"/>
        <w:rPr>
          <w:rFonts w:ascii="Times New Roman" w:eastAsia="Times New Roman" w:hAnsi="Times New Roman" w:cs="Times New Roman"/>
          <w:b/>
          <w:bCs/>
          <w:sz w:val="20"/>
          <w:szCs w:val="20"/>
        </w:rPr>
      </w:pPr>
      <w:r w:rsidRPr="7500CCF5">
        <w:rPr>
          <w:rFonts w:ascii="Times New Roman" w:eastAsia="Times New Roman" w:hAnsi="Times New Roman" w:cs="Times New Roman"/>
          <w:b/>
          <w:bCs/>
        </w:rPr>
        <w:t>[Table: 24 Transfer Money Initial Use Case]</w:t>
      </w:r>
    </w:p>
    <w:p w14:paraId="69E7865B" w14:textId="254B4613" w:rsidR="796F8611" w:rsidRDefault="796F8611" w:rsidP="796F8611">
      <w:pPr>
        <w:rPr>
          <w:rFonts w:ascii="Times New Roman" w:eastAsia="Times New Roman" w:hAnsi="Times New Roman" w:cs="Times New Roman"/>
          <w:b/>
          <w:bCs/>
          <w:color w:val="000000" w:themeColor="text1"/>
          <w:sz w:val="24"/>
          <w:szCs w:val="24"/>
        </w:rPr>
      </w:pPr>
    </w:p>
    <w:p w14:paraId="3253F642" w14:textId="7762A531"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Refine Use case</w:t>
      </w:r>
    </w:p>
    <w:tbl>
      <w:tblPr>
        <w:tblStyle w:val="PlainTable2"/>
        <w:tblW w:w="9360" w:type="dxa"/>
        <w:tblLook w:val="04A0" w:firstRow="1" w:lastRow="0" w:firstColumn="1" w:lastColumn="0" w:noHBand="0" w:noVBand="1"/>
      </w:tblPr>
      <w:tblGrid>
        <w:gridCol w:w="3675"/>
        <w:gridCol w:w="5685"/>
      </w:tblGrid>
      <w:tr w:rsidR="3B1E09C7" w14:paraId="07324447"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5" w:type="dxa"/>
          </w:tcPr>
          <w:p w14:paraId="2132BF1F"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5685" w:type="dxa"/>
          </w:tcPr>
          <w:p w14:paraId="22B171FF" w14:textId="5EEB8990" w:rsidR="3B1E09C7" w:rsidRDefault="7CC5B521" w:rsidP="7CC5B521">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rPr>
            </w:pPr>
            <w:proofErr w:type="spellStart"/>
            <w:r w:rsidRPr="7CC5B521">
              <w:rPr>
                <w:rFonts w:ascii="Times New Roman" w:eastAsia="Times New Roman" w:hAnsi="Times New Roman" w:cs="Times New Roman"/>
                <w:color w:val="000000" w:themeColor="text1"/>
                <w:sz w:val="24"/>
                <w:szCs w:val="24"/>
              </w:rPr>
              <w:t>TransferMoney</w:t>
            </w:r>
            <w:proofErr w:type="spellEnd"/>
            <w:r w:rsidRPr="7CC5B521">
              <w:rPr>
                <w:rFonts w:ascii="Times New Roman" w:eastAsia="Times New Roman" w:hAnsi="Times New Roman" w:cs="Times New Roman"/>
                <w:color w:val="000000" w:themeColor="text1"/>
                <w:sz w:val="24"/>
                <w:szCs w:val="24"/>
              </w:rPr>
              <w:t xml:space="preserve"> </w:t>
            </w:r>
          </w:p>
        </w:tc>
      </w:tr>
      <w:tr w:rsidR="3B1E09C7" w14:paraId="328ECE41"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5" w:type="dxa"/>
          </w:tcPr>
          <w:p w14:paraId="60B1E998"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5685" w:type="dxa"/>
          </w:tcPr>
          <w:p w14:paraId="6E245C32" w14:textId="705282A5" w:rsidR="3B1E09C7" w:rsidRDefault="3B1E09C7" w:rsidP="3B1E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D0D0D" w:themeColor="text1" w:themeTint="F2"/>
                <w:sz w:val="24"/>
                <w:szCs w:val="24"/>
              </w:rPr>
              <w:t>Initiated by a Customer</w:t>
            </w:r>
            <w:r w:rsidRPr="3B1E09C7">
              <w:rPr>
                <w:rFonts w:ascii="Times New Roman" w:eastAsia="Times New Roman" w:hAnsi="Times New Roman" w:cs="Times New Roman"/>
                <w:color w:val="000000" w:themeColor="text1"/>
                <w:sz w:val="24"/>
                <w:szCs w:val="24"/>
              </w:rPr>
              <w:t xml:space="preserve"> </w:t>
            </w:r>
          </w:p>
        </w:tc>
      </w:tr>
      <w:tr w:rsidR="3B1E09C7" w14:paraId="06FB97FC" w14:textId="77777777" w:rsidTr="7CC5B521">
        <w:tc>
          <w:tcPr>
            <w:cnfStyle w:val="001000000000" w:firstRow="0" w:lastRow="0" w:firstColumn="1" w:lastColumn="0" w:oddVBand="0" w:evenVBand="0" w:oddHBand="0" w:evenHBand="0" w:firstRowFirstColumn="0" w:firstRowLastColumn="0" w:lastRowFirstColumn="0" w:lastRowLastColumn="0"/>
            <w:tcW w:w="3675" w:type="dxa"/>
          </w:tcPr>
          <w:p w14:paraId="0BE2F288"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5685" w:type="dxa"/>
          </w:tcPr>
          <w:p w14:paraId="37AC1E21" w14:textId="3868C6EF" w:rsidR="3B1E09C7" w:rsidRDefault="7CC5B521" w:rsidP="5D7DB914">
            <w:pPr>
              <w:spacing w:line="331" w:lineRule="exact"/>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color w:val="000000" w:themeColor="text1"/>
                <w:sz w:val="24"/>
                <w:szCs w:val="24"/>
              </w:rPr>
              <w:t xml:space="preserve">1. The customers enter their saving account number checking account number, amount of money for transferring. date of transfer and how many times he wants to transfer by the </w:t>
            </w:r>
            <w:proofErr w:type="spellStart"/>
            <w:r w:rsidRPr="7CC5B521">
              <w:rPr>
                <w:rFonts w:ascii="Times New Roman" w:eastAsia="Times New Roman" w:hAnsi="Times New Roman" w:cs="Times New Roman"/>
                <w:color w:val="000000" w:themeColor="text1"/>
                <w:sz w:val="24"/>
                <w:szCs w:val="24"/>
              </w:rPr>
              <w:t>TransferWindow</w:t>
            </w:r>
            <w:proofErr w:type="spellEnd"/>
            <w:r w:rsidRPr="7CC5B521">
              <w:rPr>
                <w:rFonts w:ascii="Times New Roman" w:eastAsia="Times New Roman" w:hAnsi="Times New Roman" w:cs="Times New Roman"/>
                <w:color w:val="000000" w:themeColor="text1"/>
                <w:sz w:val="24"/>
                <w:szCs w:val="24"/>
              </w:rPr>
              <w:t xml:space="preserve">.                   </w:t>
            </w:r>
          </w:p>
          <w:p w14:paraId="3C4D7B32" w14:textId="28EEA686" w:rsidR="3B1E09C7" w:rsidRDefault="29B25F8F" w:rsidP="5D7DB914">
            <w:pPr>
              <w:spacing w:line="331" w:lineRule="exact"/>
              <w:cnfStyle w:val="000000000000" w:firstRow="0" w:lastRow="0" w:firstColumn="0" w:lastColumn="0" w:oddVBand="0" w:evenVBand="0" w:oddHBand="0" w:evenHBand="0" w:firstRowFirstColumn="0" w:firstRowLastColumn="0" w:lastRowFirstColumn="0" w:lastRowLastColumn="0"/>
            </w:pPr>
            <w:r w:rsidRPr="29B25F8F">
              <w:rPr>
                <w:rFonts w:ascii="Times New Roman" w:eastAsia="Times New Roman" w:hAnsi="Times New Roman" w:cs="Times New Roman"/>
                <w:color w:val="0D0D0D" w:themeColor="text1" w:themeTint="F2"/>
                <w:sz w:val="24"/>
                <w:szCs w:val="24"/>
              </w:rPr>
              <w:lastRenderedPageBreak/>
              <w:t xml:space="preserve">2.TransferControl created by </w:t>
            </w:r>
            <w:proofErr w:type="spellStart"/>
            <w:r w:rsidRPr="29B25F8F">
              <w:rPr>
                <w:rFonts w:ascii="Times New Roman" w:eastAsia="Times New Roman" w:hAnsi="Times New Roman" w:cs="Times New Roman"/>
                <w:color w:val="0D0D0D" w:themeColor="text1" w:themeTint="F2"/>
                <w:sz w:val="24"/>
                <w:szCs w:val="24"/>
              </w:rPr>
              <w:t>TransferWindow</w:t>
            </w:r>
            <w:proofErr w:type="spellEnd"/>
            <w:r w:rsidRPr="29B25F8F">
              <w:rPr>
                <w:rFonts w:ascii="Times New Roman" w:eastAsia="Times New Roman" w:hAnsi="Times New Roman" w:cs="Times New Roman"/>
                <w:color w:val="0D0D0D" w:themeColor="text1" w:themeTint="F2"/>
                <w:sz w:val="24"/>
                <w:szCs w:val="24"/>
              </w:rPr>
              <w:t xml:space="preserve"> with entering the saving account number, checking account number, amount of money for transferring, date of transfer and how many times he wants to transfer. </w:t>
            </w:r>
          </w:p>
          <w:p w14:paraId="173F47D5" w14:textId="58CE9D75" w:rsidR="3B1E09C7" w:rsidRDefault="29B25F8F" w:rsidP="5D7DB914">
            <w:pPr>
              <w:spacing w:line="331" w:lineRule="exact"/>
              <w:cnfStyle w:val="000000000000" w:firstRow="0" w:lastRow="0" w:firstColumn="0" w:lastColumn="0" w:oddVBand="0" w:evenVBand="0" w:oddHBand="0" w:evenHBand="0" w:firstRowFirstColumn="0" w:firstRowLastColumn="0" w:lastRowFirstColumn="0" w:lastRowLastColumn="0"/>
            </w:pPr>
            <w:r w:rsidRPr="29B25F8F">
              <w:rPr>
                <w:rFonts w:ascii="Times New Roman" w:eastAsia="Times New Roman" w:hAnsi="Times New Roman" w:cs="Times New Roman"/>
                <w:color w:val="0D0D0D" w:themeColor="text1" w:themeTint="F2"/>
                <w:sz w:val="24"/>
                <w:szCs w:val="24"/>
              </w:rPr>
              <w:t xml:space="preserve">3. If the data that entered is correct, </w:t>
            </w:r>
            <w:proofErr w:type="spellStart"/>
            <w:r w:rsidRPr="29B25F8F">
              <w:rPr>
                <w:rFonts w:ascii="Times New Roman" w:eastAsia="Times New Roman" w:hAnsi="Times New Roman" w:cs="Times New Roman"/>
                <w:color w:val="0D0D0D" w:themeColor="text1" w:themeTint="F2"/>
                <w:sz w:val="24"/>
                <w:szCs w:val="24"/>
              </w:rPr>
              <w:t>TransferControl</w:t>
            </w:r>
            <w:proofErr w:type="spellEnd"/>
            <w:r w:rsidRPr="29B25F8F">
              <w:rPr>
                <w:rFonts w:ascii="Times New Roman" w:eastAsia="Times New Roman" w:hAnsi="Times New Roman" w:cs="Times New Roman"/>
                <w:color w:val="0D0D0D" w:themeColor="text1" w:themeTint="F2"/>
                <w:sz w:val="24"/>
                <w:szCs w:val="24"/>
              </w:rPr>
              <w:t xml:space="preserve"> gets the customer’s checking account number and creates a </w:t>
            </w:r>
            <w:proofErr w:type="spellStart"/>
            <w:r w:rsidRPr="29B25F8F">
              <w:rPr>
                <w:rFonts w:ascii="Times New Roman" w:eastAsia="Times New Roman" w:hAnsi="Times New Roman" w:cs="Times New Roman"/>
                <w:color w:val="0D0D0D" w:themeColor="text1" w:themeTint="F2"/>
                <w:sz w:val="24"/>
                <w:szCs w:val="24"/>
              </w:rPr>
              <w:t>CheckAccount</w:t>
            </w:r>
            <w:proofErr w:type="spellEnd"/>
            <w:r w:rsidRPr="29B25F8F">
              <w:rPr>
                <w:rFonts w:ascii="Times New Roman" w:eastAsia="Times New Roman" w:hAnsi="Times New Roman" w:cs="Times New Roman"/>
                <w:color w:val="0D0D0D" w:themeColor="text1" w:themeTint="F2"/>
                <w:sz w:val="24"/>
                <w:szCs w:val="24"/>
              </w:rPr>
              <w:t xml:space="preserve"> object to invoke an operation of withdrawing the amount of money for transfer.       </w:t>
            </w:r>
          </w:p>
          <w:p w14:paraId="2CD3824E" w14:textId="77C032CD" w:rsidR="3B1E09C7" w:rsidRDefault="7CC5B521" w:rsidP="5D7DB914">
            <w:pPr>
              <w:spacing w:line="331" w:lineRule="exact"/>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color w:val="000000" w:themeColor="text1"/>
                <w:sz w:val="24"/>
                <w:szCs w:val="24"/>
              </w:rPr>
              <w:t xml:space="preserve">4. </w:t>
            </w:r>
            <w:proofErr w:type="spellStart"/>
            <w:r w:rsidRPr="7CC5B521">
              <w:rPr>
                <w:rFonts w:ascii="Times New Roman" w:eastAsia="Times New Roman" w:hAnsi="Times New Roman" w:cs="Times New Roman"/>
                <w:color w:val="000000" w:themeColor="text1"/>
                <w:sz w:val="24"/>
                <w:szCs w:val="24"/>
              </w:rPr>
              <w:t>TransferControlet</w:t>
            </w:r>
            <w:proofErr w:type="spellEnd"/>
            <w:r w:rsidRPr="7CC5B521">
              <w:rPr>
                <w:rFonts w:ascii="Times New Roman" w:eastAsia="Times New Roman" w:hAnsi="Times New Roman" w:cs="Times New Roman"/>
                <w:color w:val="000000" w:themeColor="text1"/>
                <w:sz w:val="24"/>
                <w:szCs w:val="24"/>
              </w:rPr>
              <w:t xml:space="preserve"> gets the customer’s saving account number and creates a </w:t>
            </w:r>
            <w:proofErr w:type="spellStart"/>
            <w:r w:rsidRPr="7CC5B521">
              <w:rPr>
                <w:rFonts w:ascii="Times New Roman" w:eastAsia="Times New Roman" w:hAnsi="Times New Roman" w:cs="Times New Roman"/>
                <w:color w:val="000000" w:themeColor="text1"/>
                <w:sz w:val="24"/>
                <w:szCs w:val="24"/>
              </w:rPr>
              <w:t>SavAccount</w:t>
            </w:r>
            <w:proofErr w:type="spellEnd"/>
            <w:r w:rsidRPr="7CC5B521">
              <w:rPr>
                <w:rFonts w:ascii="Times New Roman" w:eastAsia="Times New Roman" w:hAnsi="Times New Roman" w:cs="Times New Roman"/>
                <w:color w:val="000000" w:themeColor="text1"/>
                <w:sz w:val="24"/>
                <w:szCs w:val="24"/>
              </w:rPr>
              <w:t xml:space="preserve"> object and invokes an operation of put the deposit into the destination account.</w:t>
            </w:r>
          </w:p>
          <w:p w14:paraId="5AD03730" w14:textId="751C6784" w:rsidR="3B1E09C7" w:rsidRDefault="29B25F8F" w:rsidP="5D7DB914">
            <w:pPr>
              <w:spacing w:line="331" w:lineRule="exact"/>
              <w:cnfStyle w:val="000000000000" w:firstRow="0" w:lastRow="0" w:firstColumn="0" w:lastColumn="0" w:oddVBand="0" w:evenVBand="0" w:oddHBand="0" w:evenHBand="0" w:firstRowFirstColumn="0" w:firstRowLastColumn="0" w:lastRowFirstColumn="0" w:lastRowLastColumn="0"/>
            </w:pPr>
            <w:r w:rsidRPr="29B25F8F">
              <w:rPr>
                <w:rFonts w:ascii="Times New Roman" w:eastAsia="Times New Roman" w:hAnsi="Times New Roman" w:cs="Times New Roman"/>
                <w:color w:val="0D0D0D" w:themeColor="text1" w:themeTint="F2"/>
                <w:sz w:val="24"/>
                <w:szCs w:val="24"/>
              </w:rPr>
              <w:t xml:space="preserve">5. </w:t>
            </w:r>
            <w:proofErr w:type="spellStart"/>
            <w:r w:rsidRPr="29B25F8F">
              <w:rPr>
                <w:rFonts w:ascii="Times New Roman" w:eastAsia="Times New Roman" w:hAnsi="Times New Roman" w:cs="Times New Roman"/>
                <w:color w:val="0D0D0D" w:themeColor="text1" w:themeTint="F2"/>
                <w:sz w:val="24"/>
                <w:szCs w:val="24"/>
              </w:rPr>
              <w:t>TransferControl</w:t>
            </w:r>
            <w:proofErr w:type="spellEnd"/>
            <w:r w:rsidRPr="29B25F8F">
              <w:rPr>
                <w:rFonts w:ascii="Times New Roman" w:eastAsia="Times New Roman" w:hAnsi="Times New Roman" w:cs="Times New Roman"/>
                <w:color w:val="0D0D0D" w:themeColor="text1" w:themeTint="F2"/>
                <w:sz w:val="24"/>
                <w:szCs w:val="24"/>
              </w:rPr>
              <w:t xml:space="preserve"> creates </w:t>
            </w:r>
            <w:proofErr w:type="spellStart"/>
            <w:r w:rsidRPr="29B25F8F">
              <w:rPr>
                <w:rFonts w:ascii="Times New Roman" w:eastAsia="Times New Roman" w:hAnsi="Times New Roman" w:cs="Times New Roman"/>
                <w:color w:val="0D0D0D" w:themeColor="text1" w:themeTint="F2"/>
                <w:sz w:val="24"/>
                <w:szCs w:val="24"/>
              </w:rPr>
              <w:t>ShowResultWindow</w:t>
            </w:r>
            <w:proofErr w:type="spellEnd"/>
            <w:r w:rsidRPr="29B25F8F">
              <w:rPr>
                <w:rFonts w:ascii="Times New Roman" w:eastAsia="Times New Roman" w:hAnsi="Times New Roman" w:cs="Times New Roman"/>
                <w:color w:val="0D0D0D" w:themeColor="text1" w:themeTint="F2"/>
                <w:sz w:val="24"/>
                <w:szCs w:val="24"/>
              </w:rPr>
              <w:t xml:space="preserve"> "your money transferred" and gives confirmation number,” your transfer incomplete” or” your transfer canceled”.  </w:t>
            </w:r>
          </w:p>
        </w:tc>
      </w:tr>
      <w:tr w:rsidR="3B1E09C7" w14:paraId="716B3891"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5" w:type="dxa"/>
          </w:tcPr>
          <w:p w14:paraId="3DA7A6E0" w14:textId="5F07221C"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lastRenderedPageBreak/>
              <w:t xml:space="preserve">Entry conditions </w:t>
            </w:r>
          </w:p>
        </w:tc>
        <w:tc>
          <w:tcPr>
            <w:tcW w:w="5685" w:type="dxa"/>
          </w:tcPr>
          <w:p w14:paraId="69C75D45" w14:textId="1231A597" w:rsidR="3B1E09C7" w:rsidRDefault="3B1E09C7" w:rsidP="3B1E09C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3B1E09C7">
              <w:rPr>
                <w:rFonts w:ascii="Times New Roman" w:eastAsia="Times New Roman" w:hAnsi="Times New Roman" w:cs="Times New Roman"/>
                <w:color w:val="0D0D0D" w:themeColor="text1" w:themeTint="F2"/>
                <w:sz w:val="24"/>
                <w:szCs w:val="24"/>
              </w:rPr>
              <w:t>The Customers is logged in to the Online Banking System.</w:t>
            </w:r>
          </w:p>
        </w:tc>
      </w:tr>
      <w:tr w:rsidR="3B1E09C7" w14:paraId="4AD0AA85" w14:textId="77777777" w:rsidTr="7CC5B521">
        <w:tc>
          <w:tcPr>
            <w:cnfStyle w:val="001000000000" w:firstRow="0" w:lastRow="0" w:firstColumn="1" w:lastColumn="0" w:oddVBand="0" w:evenVBand="0" w:oddHBand="0" w:evenHBand="0" w:firstRowFirstColumn="0" w:firstRowLastColumn="0" w:lastRowFirstColumn="0" w:lastRowLastColumn="0"/>
            <w:tcW w:w="3675" w:type="dxa"/>
          </w:tcPr>
          <w:p w14:paraId="7AB6E81A" w14:textId="42008C58"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Exit conditions</w:t>
            </w:r>
          </w:p>
        </w:tc>
        <w:tc>
          <w:tcPr>
            <w:tcW w:w="5685" w:type="dxa"/>
          </w:tcPr>
          <w:p w14:paraId="374A0C24" w14:textId="6D2C91E8" w:rsidR="3B1E09C7" w:rsidRDefault="3D2FB78B" w:rsidP="3D2FB78B">
            <w:pPr>
              <w:spacing w:line="331" w:lineRule="exact"/>
              <w:ind w:left="-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D2FB78B">
              <w:rPr>
                <w:rFonts w:ascii="Times New Roman" w:eastAsia="Times New Roman" w:hAnsi="Times New Roman" w:cs="Times New Roman"/>
                <w:color w:val="0D0D0D" w:themeColor="text1" w:themeTint="F2"/>
                <w:sz w:val="24"/>
                <w:szCs w:val="24"/>
              </w:rPr>
              <w:t>Online banking system shows "your money transfer done successfully"    or "your money transfer   incomplete" or "your money transfer canceled".</w:t>
            </w:r>
          </w:p>
        </w:tc>
      </w:tr>
      <w:tr w:rsidR="3B1E09C7" w14:paraId="646AA531"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5" w:type="dxa"/>
          </w:tcPr>
          <w:p w14:paraId="34BEC3FD" w14:textId="7FFCF04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Quality Requirements</w:t>
            </w:r>
          </w:p>
        </w:tc>
        <w:tc>
          <w:tcPr>
            <w:tcW w:w="5685" w:type="dxa"/>
          </w:tcPr>
          <w:p w14:paraId="4D166461" w14:textId="603CCD7C" w:rsidR="3B1E09C7" w:rsidRDefault="3B1E09C7" w:rsidP="3B1E09C7">
            <w:pPr>
              <w:spacing w:line="331" w:lineRule="exact"/>
              <w:ind w:left="-80"/>
              <w:cnfStyle w:val="000000100000" w:firstRow="0" w:lastRow="0" w:firstColumn="0" w:lastColumn="0" w:oddVBand="0" w:evenVBand="0" w:oddHBand="1" w:evenHBand="0" w:firstRowFirstColumn="0" w:firstRowLastColumn="0" w:lastRowFirstColumn="0" w:lastRowLastColumn="0"/>
            </w:pPr>
            <w:r w:rsidRPr="3B1E09C7">
              <w:rPr>
                <w:rFonts w:ascii="Times New Roman" w:eastAsia="Times New Roman" w:hAnsi="Times New Roman" w:cs="Times New Roman"/>
                <w:color w:val="0D0D0D" w:themeColor="text1" w:themeTint="F2"/>
                <w:sz w:val="24"/>
                <w:szCs w:val="24"/>
              </w:rPr>
              <w:t xml:space="preserve">Money transfer would be process on the current business date. </w:t>
            </w:r>
          </w:p>
        </w:tc>
      </w:tr>
    </w:tbl>
    <w:p w14:paraId="47279992" w14:textId="2BC59DAC"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25 Transfer Money Refine Use Case]</w:t>
      </w:r>
    </w:p>
    <w:p w14:paraId="20B10FDD" w14:textId="674ADD97" w:rsidR="796F8611" w:rsidRDefault="796F8611" w:rsidP="796F8611">
      <w:pPr>
        <w:jc w:val="both"/>
        <w:rPr>
          <w:rFonts w:ascii="Times New Roman" w:eastAsia="Times New Roman" w:hAnsi="Times New Roman" w:cs="Times New Roman"/>
          <w:b/>
          <w:bCs/>
          <w:color w:val="002060"/>
          <w:sz w:val="24"/>
          <w:szCs w:val="24"/>
          <w:u w:val="single"/>
        </w:rPr>
      </w:pPr>
    </w:p>
    <w:p w14:paraId="7EA2ADF1" w14:textId="77777777" w:rsidR="000E5CBA" w:rsidRDefault="000E5CBA" w:rsidP="3B1E09C7">
      <w:pPr>
        <w:jc w:val="both"/>
        <w:rPr>
          <w:rFonts w:ascii="Times New Roman" w:eastAsia="Times New Roman" w:hAnsi="Times New Roman" w:cs="Times New Roman"/>
          <w:b/>
          <w:bCs/>
          <w:color w:val="002060"/>
          <w:sz w:val="24"/>
          <w:szCs w:val="24"/>
          <w:u w:val="single"/>
        </w:rPr>
      </w:pPr>
    </w:p>
    <w:p w14:paraId="2FE532FC" w14:textId="77777777" w:rsidR="000E5CBA" w:rsidRDefault="000E5CBA" w:rsidP="3B1E09C7">
      <w:pPr>
        <w:jc w:val="both"/>
        <w:rPr>
          <w:rFonts w:ascii="Times New Roman" w:eastAsia="Times New Roman" w:hAnsi="Times New Roman" w:cs="Times New Roman"/>
          <w:b/>
          <w:bCs/>
          <w:color w:val="002060"/>
          <w:sz w:val="24"/>
          <w:szCs w:val="24"/>
          <w:u w:val="single"/>
        </w:rPr>
      </w:pPr>
    </w:p>
    <w:p w14:paraId="41E31650" w14:textId="77777777" w:rsidR="000E5CBA" w:rsidRDefault="000E5CBA" w:rsidP="3B1E09C7">
      <w:pPr>
        <w:jc w:val="both"/>
        <w:rPr>
          <w:rFonts w:ascii="Times New Roman" w:eastAsia="Times New Roman" w:hAnsi="Times New Roman" w:cs="Times New Roman"/>
          <w:b/>
          <w:bCs/>
          <w:color w:val="002060"/>
          <w:sz w:val="24"/>
          <w:szCs w:val="24"/>
          <w:u w:val="single"/>
        </w:rPr>
      </w:pPr>
    </w:p>
    <w:p w14:paraId="1B31FC6E" w14:textId="77777777" w:rsidR="000E5CBA" w:rsidRDefault="000E5CBA" w:rsidP="3B1E09C7">
      <w:pPr>
        <w:jc w:val="both"/>
        <w:rPr>
          <w:rFonts w:ascii="Times New Roman" w:eastAsia="Times New Roman" w:hAnsi="Times New Roman" w:cs="Times New Roman"/>
          <w:b/>
          <w:bCs/>
          <w:color w:val="002060"/>
          <w:sz w:val="24"/>
          <w:szCs w:val="24"/>
          <w:u w:val="single"/>
        </w:rPr>
      </w:pPr>
    </w:p>
    <w:p w14:paraId="6E10A7F1" w14:textId="77777777" w:rsidR="000E5CBA" w:rsidRDefault="000E5CBA" w:rsidP="3B1E09C7">
      <w:pPr>
        <w:jc w:val="both"/>
        <w:rPr>
          <w:rFonts w:ascii="Times New Roman" w:eastAsia="Times New Roman" w:hAnsi="Times New Roman" w:cs="Times New Roman"/>
          <w:b/>
          <w:bCs/>
          <w:color w:val="002060"/>
          <w:sz w:val="24"/>
          <w:szCs w:val="24"/>
          <w:u w:val="single"/>
        </w:rPr>
      </w:pPr>
    </w:p>
    <w:p w14:paraId="15101082" w14:textId="77777777" w:rsidR="000E5CBA" w:rsidRDefault="000E5CBA" w:rsidP="3B1E09C7">
      <w:pPr>
        <w:jc w:val="both"/>
        <w:rPr>
          <w:rFonts w:ascii="Times New Roman" w:eastAsia="Times New Roman" w:hAnsi="Times New Roman" w:cs="Times New Roman"/>
          <w:b/>
          <w:bCs/>
          <w:color w:val="002060"/>
          <w:sz w:val="24"/>
          <w:szCs w:val="24"/>
          <w:u w:val="single"/>
        </w:rPr>
      </w:pPr>
    </w:p>
    <w:p w14:paraId="063B1E47" w14:textId="77777777" w:rsidR="000E5CBA" w:rsidRDefault="000E5CBA" w:rsidP="3B1E09C7">
      <w:pPr>
        <w:jc w:val="both"/>
        <w:rPr>
          <w:rFonts w:ascii="Times New Roman" w:eastAsia="Times New Roman" w:hAnsi="Times New Roman" w:cs="Times New Roman"/>
          <w:b/>
          <w:bCs/>
          <w:color w:val="002060"/>
          <w:sz w:val="24"/>
          <w:szCs w:val="24"/>
          <w:u w:val="single"/>
        </w:rPr>
      </w:pPr>
    </w:p>
    <w:p w14:paraId="5F931F35" w14:textId="77777777" w:rsidR="000E5CBA" w:rsidRDefault="000E5CBA" w:rsidP="3B1E09C7">
      <w:pPr>
        <w:jc w:val="both"/>
        <w:rPr>
          <w:rFonts w:ascii="Times New Roman" w:eastAsia="Times New Roman" w:hAnsi="Times New Roman" w:cs="Times New Roman"/>
          <w:b/>
          <w:bCs/>
          <w:color w:val="002060"/>
          <w:sz w:val="24"/>
          <w:szCs w:val="24"/>
          <w:u w:val="single"/>
        </w:rPr>
      </w:pPr>
    </w:p>
    <w:p w14:paraId="045AA326" w14:textId="77777777" w:rsidR="000E5CBA" w:rsidRDefault="000E5CBA" w:rsidP="3B1E09C7">
      <w:pPr>
        <w:jc w:val="both"/>
        <w:rPr>
          <w:rFonts w:ascii="Times New Roman" w:eastAsia="Times New Roman" w:hAnsi="Times New Roman" w:cs="Times New Roman"/>
          <w:b/>
          <w:bCs/>
          <w:color w:val="002060"/>
          <w:sz w:val="24"/>
          <w:szCs w:val="24"/>
          <w:u w:val="single"/>
        </w:rPr>
      </w:pPr>
    </w:p>
    <w:p w14:paraId="56A75123" w14:textId="77777777" w:rsidR="000E5CBA" w:rsidRDefault="000E5CBA" w:rsidP="3B1E09C7">
      <w:pPr>
        <w:jc w:val="both"/>
        <w:rPr>
          <w:rFonts w:ascii="Times New Roman" w:eastAsia="Times New Roman" w:hAnsi="Times New Roman" w:cs="Times New Roman"/>
          <w:b/>
          <w:bCs/>
          <w:color w:val="002060"/>
          <w:sz w:val="24"/>
          <w:szCs w:val="24"/>
          <w:u w:val="single"/>
        </w:rPr>
      </w:pPr>
    </w:p>
    <w:p w14:paraId="43D74F81" w14:textId="77777777" w:rsidR="000E5CBA" w:rsidRDefault="000E5CBA" w:rsidP="3B1E09C7">
      <w:pPr>
        <w:jc w:val="both"/>
        <w:rPr>
          <w:rFonts w:ascii="Times New Roman" w:eastAsia="Times New Roman" w:hAnsi="Times New Roman" w:cs="Times New Roman"/>
          <w:b/>
          <w:bCs/>
          <w:color w:val="002060"/>
          <w:sz w:val="24"/>
          <w:szCs w:val="24"/>
          <w:u w:val="single"/>
        </w:rPr>
      </w:pPr>
    </w:p>
    <w:p w14:paraId="50FC2CBF" w14:textId="63836C1C"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lastRenderedPageBreak/>
        <w:t>Dynamic Model:</w:t>
      </w:r>
    </w:p>
    <w:p w14:paraId="048D6707" w14:textId="7487C956" w:rsidR="3B1E09C7" w:rsidRDefault="000E5CBA" w:rsidP="75C858A6">
      <w:pPr>
        <w:jc w:val="both"/>
        <w:rPr>
          <w:rFonts w:ascii="Times New Roman" w:eastAsia="Times New Roman" w:hAnsi="Times New Roman" w:cs="Times New Roman"/>
          <w:b/>
          <w:bCs/>
          <w:color w:val="0070C0"/>
          <w:sz w:val="24"/>
          <w:szCs w:val="24"/>
        </w:rPr>
      </w:pPr>
      <w:r>
        <w:rPr>
          <w:noProof/>
          <w:lang w:eastAsia="zh-CN"/>
        </w:rPr>
        <w:drawing>
          <wp:anchor distT="0" distB="0" distL="114300" distR="114300" simplePos="0" relativeHeight="251660288" behindDoc="1" locked="0" layoutInCell="1" allowOverlap="1" wp14:anchorId="59B52E23" wp14:editId="4E60C45D">
            <wp:simplePos x="0" y="0"/>
            <wp:positionH relativeFrom="column">
              <wp:posOffset>-855980</wp:posOffset>
            </wp:positionH>
            <wp:positionV relativeFrom="paragraph">
              <wp:posOffset>288925</wp:posOffset>
            </wp:positionV>
            <wp:extent cx="7628255" cy="5117465"/>
            <wp:effectExtent l="0" t="0" r="0" b="6985"/>
            <wp:wrapTight wrapText="bothSides">
              <wp:wrapPolygon edited="0">
                <wp:start x="0" y="0"/>
                <wp:lineTo x="0" y="21549"/>
                <wp:lineTo x="21523" y="21549"/>
                <wp:lineTo x="21523" y="0"/>
                <wp:lineTo x="0" y="0"/>
              </wp:wrapPolygon>
            </wp:wrapTight>
            <wp:docPr id="19241826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7628255" cy="5117465"/>
                    </a:xfrm>
                    <a:prstGeom prst="rect">
                      <a:avLst/>
                    </a:prstGeom>
                  </pic:spPr>
                </pic:pic>
              </a:graphicData>
            </a:graphic>
            <wp14:sizeRelH relativeFrom="margin">
              <wp14:pctWidth>0</wp14:pctWidth>
            </wp14:sizeRelH>
            <wp14:sizeRelV relativeFrom="margin">
              <wp14:pctHeight>0</wp14:pctHeight>
            </wp14:sizeRelV>
          </wp:anchor>
        </w:drawing>
      </w:r>
      <w:r w:rsidR="75C858A6" w:rsidRPr="75C858A6">
        <w:rPr>
          <w:rFonts w:ascii="Times New Roman" w:eastAsia="Times New Roman" w:hAnsi="Times New Roman" w:cs="Times New Roman"/>
          <w:b/>
          <w:bCs/>
          <w:color w:val="0070C0"/>
          <w:sz w:val="24"/>
          <w:szCs w:val="24"/>
        </w:rPr>
        <w:t>Sequences Diagram of Transfer Money</w:t>
      </w:r>
    </w:p>
    <w:p w14:paraId="58890696" w14:textId="252ABA73" w:rsidR="796F8611" w:rsidRDefault="29B25F8F" w:rsidP="29B25F8F">
      <w:pPr>
        <w:jc w:val="center"/>
        <w:rPr>
          <w:rFonts w:ascii="Times New Roman" w:eastAsia="Times New Roman" w:hAnsi="Times New Roman" w:cs="Times New Roman"/>
          <w:b/>
          <w:bCs/>
        </w:rPr>
      </w:pPr>
      <w:r w:rsidRPr="29B25F8F">
        <w:rPr>
          <w:rFonts w:ascii="Times New Roman" w:eastAsia="Times New Roman" w:hAnsi="Times New Roman" w:cs="Times New Roman"/>
          <w:b/>
          <w:bCs/>
        </w:rPr>
        <w:t>[Fig 9: Sequence diagram of Transfer Money]</w:t>
      </w:r>
    </w:p>
    <w:p w14:paraId="4B2277B7" w14:textId="4CF328B1" w:rsidR="29B25F8F" w:rsidRDefault="29B25F8F" w:rsidP="29B25F8F">
      <w:pPr>
        <w:jc w:val="center"/>
        <w:rPr>
          <w:rFonts w:ascii="Times New Roman" w:eastAsia="Times New Roman" w:hAnsi="Times New Roman" w:cs="Times New Roman"/>
          <w:b/>
          <w:bCs/>
        </w:rPr>
      </w:pPr>
    </w:p>
    <w:p w14:paraId="7CE491CE" w14:textId="77777777" w:rsidR="000E5CBA" w:rsidRDefault="000E5CBA" w:rsidP="3B1E09C7">
      <w:pPr>
        <w:jc w:val="both"/>
        <w:rPr>
          <w:rFonts w:ascii="Times New Roman" w:eastAsia="Times New Roman" w:hAnsi="Times New Roman" w:cs="Times New Roman"/>
          <w:b/>
          <w:bCs/>
          <w:color w:val="0070C0"/>
          <w:sz w:val="24"/>
          <w:szCs w:val="24"/>
        </w:rPr>
      </w:pPr>
    </w:p>
    <w:p w14:paraId="6242A356" w14:textId="77777777" w:rsidR="000E5CBA" w:rsidRDefault="000E5CBA" w:rsidP="3B1E09C7">
      <w:pPr>
        <w:jc w:val="both"/>
        <w:rPr>
          <w:rFonts w:ascii="Times New Roman" w:eastAsia="Times New Roman" w:hAnsi="Times New Roman" w:cs="Times New Roman"/>
          <w:b/>
          <w:bCs/>
          <w:color w:val="0070C0"/>
          <w:sz w:val="24"/>
          <w:szCs w:val="24"/>
        </w:rPr>
      </w:pPr>
    </w:p>
    <w:p w14:paraId="53DE8603" w14:textId="77777777" w:rsidR="000E5CBA" w:rsidRDefault="000E5CBA" w:rsidP="3B1E09C7">
      <w:pPr>
        <w:jc w:val="both"/>
        <w:rPr>
          <w:rFonts w:ascii="Times New Roman" w:eastAsia="Times New Roman" w:hAnsi="Times New Roman" w:cs="Times New Roman"/>
          <w:b/>
          <w:bCs/>
          <w:color w:val="0070C0"/>
          <w:sz w:val="24"/>
          <w:szCs w:val="24"/>
        </w:rPr>
      </w:pPr>
    </w:p>
    <w:p w14:paraId="7BC3AEA2" w14:textId="77777777" w:rsidR="000E5CBA" w:rsidRDefault="000E5CBA" w:rsidP="3B1E09C7">
      <w:pPr>
        <w:jc w:val="both"/>
        <w:rPr>
          <w:rFonts w:ascii="Times New Roman" w:eastAsia="Times New Roman" w:hAnsi="Times New Roman" w:cs="Times New Roman"/>
          <w:b/>
          <w:bCs/>
          <w:color w:val="0070C0"/>
          <w:sz w:val="24"/>
          <w:szCs w:val="24"/>
        </w:rPr>
      </w:pPr>
    </w:p>
    <w:p w14:paraId="1E5F0DB7" w14:textId="77777777" w:rsidR="000E5CBA" w:rsidRDefault="000E5CBA" w:rsidP="3B1E09C7">
      <w:pPr>
        <w:jc w:val="both"/>
        <w:rPr>
          <w:rFonts w:ascii="Times New Roman" w:eastAsia="Times New Roman" w:hAnsi="Times New Roman" w:cs="Times New Roman"/>
          <w:b/>
          <w:bCs/>
          <w:color w:val="0070C0"/>
          <w:sz w:val="24"/>
          <w:szCs w:val="24"/>
        </w:rPr>
      </w:pPr>
    </w:p>
    <w:p w14:paraId="24D632EC" w14:textId="77777777" w:rsidR="000E5CBA" w:rsidRDefault="000E5CBA" w:rsidP="3B1E09C7">
      <w:pPr>
        <w:jc w:val="both"/>
        <w:rPr>
          <w:rFonts w:ascii="Times New Roman" w:eastAsia="Times New Roman" w:hAnsi="Times New Roman" w:cs="Times New Roman"/>
          <w:b/>
          <w:bCs/>
          <w:color w:val="0070C0"/>
          <w:sz w:val="24"/>
          <w:szCs w:val="24"/>
        </w:rPr>
      </w:pPr>
    </w:p>
    <w:p w14:paraId="7EF4C284" w14:textId="77777777" w:rsidR="00E172D1" w:rsidRDefault="00E172D1" w:rsidP="3B1E09C7">
      <w:pPr>
        <w:jc w:val="both"/>
        <w:rPr>
          <w:rFonts w:ascii="Times New Roman" w:eastAsia="Times New Roman" w:hAnsi="Times New Roman" w:cs="Times New Roman"/>
          <w:b/>
          <w:bCs/>
          <w:color w:val="0070C0"/>
          <w:sz w:val="24"/>
          <w:szCs w:val="24"/>
        </w:rPr>
      </w:pPr>
    </w:p>
    <w:p w14:paraId="4544C784" w14:textId="1B49F2CF" w:rsidR="3B1E09C7" w:rsidRDefault="75C858A6" w:rsidP="3B1E09C7">
      <w:pPr>
        <w:jc w:val="both"/>
        <w:rPr>
          <w:rFonts w:ascii="Times New Roman" w:eastAsia="Times New Roman" w:hAnsi="Times New Roman" w:cs="Times New Roman"/>
          <w:b/>
          <w:bCs/>
          <w:color w:val="0070C0"/>
          <w:sz w:val="24"/>
          <w:szCs w:val="24"/>
        </w:rPr>
      </w:pPr>
      <w:r w:rsidRPr="75C858A6">
        <w:rPr>
          <w:rFonts w:ascii="Times New Roman" w:eastAsia="Times New Roman" w:hAnsi="Times New Roman" w:cs="Times New Roman"/>
          <w:b/>
          <w:bCs/>
          <w:color w:val="0070C0"/>
          <w:sz w:val="24"/>
          <w:szCs w:val="24"/>
        </w:rPr>
        <w:lastRenderedPageBreak/>
        <w:t>State Diagram</w:t>
      </w:r>
    </w:p>
    <w:p w14:paraId="416A9DA5" w14:textId="40A53B22" w:rsidR="75C858A6" w:rsidRDefault="7CC5B521" w:rsidP="7CC5B521">
      <w:pPr>
        <w:jc w:val="both"/>
        <w:rPr>
          <w:rFonts w:ascii="Times New Roman" w:eastAsia="Times New Roman" w:hAnsi="Times New Roman" w:cs="Times New Roman"/>
          <w:b/>
          <w:bCs/>
          <w:color w:val="0070C0"/>
          <w:sz w:val="24"/>
          <w:szCs w:val="24"/>
        </w:rPr>
      </w:pPr>
      <w:r w:rsidRPr="7CC5B521">
        <w:rPr>
          <w:rFonts w:ascii="Times New Roman" w:eastAsia="Times New Roman" w:hAnsi="Times New Roman" w:cs="Times New Roman"/>
          <w:b/>
          <w:bCs/>
          <w:color w:val="0070C0"/>
          <w:sz w:val="24"/>
          <w:szCs w:val="24"/>
        </w:rPr>
        <w:t xml:space="preserve">State diagram of </w:t>
      </w:r>
      <w:proofErr w:type="spellStart"/>
      <w:r w:rsidRPr="7CC5B521">
        <w:rPr>
          <w:rFonts w:ascii="Times New Roman" w:eastAsia="Times New Roman" w:hAnsi="Times New Roman" w:cs="Times New Roman"/>
          <w:b/>
          <w:bCs/>
          <w:color w:val="0070C0"/>
          <w:sz w:val="24"/>
          <w:szCs w:val="24"/>
        </w:rPr>
        <w:t>CheckingAccount</w:t>
      </w:r>
      <w:proofErr w:type="spellEnd"/>
      <w:r w:rsidRPr="7CC5B521">
        <w:rPr>
          <w:rFonts w:ascii="Times New Roman" w:eastAsia="Times New Roman" w:hAnsi="Times New Roman" w:cs="Times New Roman"/>
          <w:b/>
          <w:bCs/>
          <w:color w:val="0070C0"/>
          <w:sz w:val="24"/>
          <w:szCs w:val="24"/>
        </w:rPr>
        <w:t xml:space="preserve"> entity object</w:t>
      </w:r>
    </w:p>
    <w:p w14:paraId="121F671A" w14:textId="2DE1F492" w:rsidR="0042386D" w:rsidRDefault="0028133F" w:rsidP="0028133F">
      <w:pPr>
        <w:tabs>
          <w:tab w:val="left" w:pos="5599"/>
        </w:tabs>
        <w:rPr>
          <w:rFonts w:ascii="Times New Roman" w:eastAsia="Times New Roman" w:hAnsi="Times New Roman" w:cs="Times New Roman"/>
          <w:b/>
          <w:bCs/>
        </w:rPr>
      </w:pPr>
      <w:r>
        <w:rPr>
          <w:rFonts w:ascii="Times New Roman" w:eastAsia="Times New Roman" w:hAnsi="Times New Roman" w:cs="Times New Roman"/>
          <w:b/>
          <w:bCs/>
          <w:noProof/>
          <w:lang w:eastAsia="zh-CN"/>
        </w:rPr>
        <w:drawing>
          <wp:anchor distT="0" distB="0" distL="114300" distR="114300" simplePos="0" relativeHeight="251673600" behindDoc="1" locked="0" layoutInCell="1" allowOverlap="1" wp14:anchorId="1168C0A7" wp14:editId="2B071D8B">
            <wp:simplePos x="0" y="0"/>
            <wp:positionH relativeFrom="page">
              <wp:align>left</wp:align>
            </wp:positionH>
            <wp:positionV relativeFrom="paragraph">
              <wp:posOffset>193040</wp:posOffset>
            </wp:positionV>
            <wp:extent cx="7590790" cy="4134485"/>
            <wp:effectExtent l="0" t="0" r="0" b="0"/>
            <wp:wrapTight wrapText="bothSides">
              <wp:wrapPolygon edited="0">
                <wp:start x="0" y="0"/>
                <wp:lineTo x="0" y="21497"/>
                <wp:lineTo x="21520" y="21497"/>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ecking.png"/>
                    <pic:cNvPicPr/>
                  </pic:nvPicPr>
                  <pic:blipFill>
                    <a:blip r:embed="rId20">
                      <a:extLst>
                        <a:ext uri="{28A0092B-C50C-407E-A947-70E740481C1C}">
                          <a14:useLocalDpi xmlns:a14="http://schemas.microsoft.com/office/drawing/2010/main" val="0"/>
                        </a:ext>
                      </a:extLst>
                    </a:blip>
                    <a:stretch>
                      <a:fillRect/>
                    </a:stretch>
                  </pic:blipFill>
                  <pic:spPr>
                    <a:xfrm>
                      <a:off x="0" y="0"/>
                      <a:ext cx="7590790" cy="41344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rPr>
        <w:tab/>
      </w:r>
    </w:p>
    <w:p w14:paraId="68E5C116" w14:textId="77777777" w:rsidR="0042386D" w:rsidRDefault="0042386D" w:rsidP="796F8611">
      <w:pPr>
        <w:jc w:val="center"/>
        <w:rPr>
          <w:rFonts w:ascii="Times New Roman" w:eastAsia="Times New Roman" w:hAnsi="Times New Roman" w:cs="Times New Roman"/>
          <w:b/>
          <w:bCs/>
        </w:rPr>
      </w:pPr>
    </w:p>
    <w:p w14:paraId="413B99F3" w14:textId="3E4AF937" w:rsidR="796F8611" w:rsidRDefault="7CC5B521" w:rsidP="0042386D">
      <w:pPr>
        <w:ind w:left="2160" w:firstLine="720"/>
      </w:pPr>
      <w:r w:rsidRPr="7CC5B521">
        <w:rPr>
          <w:rFonts w:ascii="Times New Roman" w:eastAsia="Times New Roman" w:hAnsi="Times New Roman" w:cs="Times New Roman"/>
          <w:b/>
          <w:bCs/>
        </w:rPr>
        <w:t xml:space="preserve">[Fig 10: State diagram of </w:t>
      </w:r>
      <w:proofErr w:type="spellStart"/>
      <w:r w:rsidRPr="7CC5B521">
        <w:rPr>
          <w:rFonts w:ascii="Times New Roman" w:eastAsia="Times New Roman" w:hAnsi="Times New Roman" w:cs="Times New Roman"/>
          <w:b/>
          <w:bCs/>
        </w:rPr>
        <w:t>CheckingAccount</w:t>
      </w:r>
      <w:proofErr w:type="spellEnd"/>
      <w:r w:rsidRPr="7CC5B521">
        <w:rPr>
          <w:rFonts w:ascii="Times New Roman" w:eastAsia="Times New Roman" w:hAnsi="Times New Roman" w:cs="Times New Roman"/>
          <w:b/>
          <w:bCs/>
        </w:rPr>
        <w:t>]</w:t>
      </w:r>
    </w:p>
    <w:p w14:paraId="0A13EFE9" w14:textId="77777777" w:rsidR="0028133F" w:rsidRDefault="0028133F" w:rsidP="7CC5B521">
      <w:pPr>
        <w:jc w:val="both"/>
        <w:rPr>
          <w:rFonts w:ascii="Times New Roman" w:eastAsia="Times New Roman" w:hAnsi="Times New Roman" w:cs="Times New Roman"/>
          <w:b/>
          <w:bCs/>
          <w:color w:val="0070C0"/>
          <w:sz w:val="24"/>
          <w:szCs w:val="24"/>
        </w:rPr>
      </w:pPr>
    </w:p>
    <w:p w14:paraId="7013C3F1" w14:textId="77777777" w:rsidR="0028133F" w:rsidRDefault="0028133F" w:rsidP="7CC5B521">
      <w:pPr>
        <w:jc w:val="both"/>
        <w:rPr>
          <w:rFonts w:ascii="Times New Roman" w:eastAsia="Times New Roman" w:hAnsi="Times New Roman" w:cs="Times New Roman"/>
          <w:b/>
          <w:bCs/>
          <w:color w:val="0070C0"/>
          <w:sz w:val="24"/>
          <w:szCs w:val="24"/>
        </w:rPr>
      </w:pPr>
    </w:p>
    <w:p w14:paraId="2DAF6B56" w14:textId="77777777" w:rsidR="0028133F" w:rsidRDefault="0028133F" w:rsidP="7CC5B521">
      <w:pPr>
        <w:jc w:val="both"/>
        <w:rPr>
          <w:rFonts w:ascii="Times New Roman" w:eastAsia="Times New Roman" w:hAnsi="Times New Roman" w:cs="Times New Roman"/>
          <w:b/>
          <w:bCs/>
          <w:color w:val="0070C0"/>
          <w:sz w:val="24"/>
          <w:szCs w:val="24"/>
        </w:rPr>
      </w:pPr>
    </w:p>
    <w:p w14:paraId="7178457A" w14:textId="77777777" w:rsidR="0028133F" w:rsidRDefault="0028133F" w:rsidP="7CC5B521">
      <w:pPr>
        <w:jc w:val="both"/>
        <w:rPr>
          <w:rFonts w:ascii="Times New Roman" w:eastAsia="Times New Roman" w:hAnsi="Times New Roman" w:cs="Times New Roman"/>
          <w:b/>
          <w:bCs/>
          <w:color w:val="0070C0"/>
          <w:sz w:val="24"/>
          <w:szCs w:val="24"/>
        </w:rPr>
      </w:pPr>
    </w:p>
    <w:p w14:paraId="2C5C489A" w14:textId="77777777" w:rsidR="0028133F" w:rsidRDefault="0028133F" w:rsidP="7CC5B521">
      <w:pPr>
        <w:jc w:val="both"/>
        <w:rPr>
          <w:rFonts w:ascii="Times New Roman" w:eastAsia="Times New Roman" w:hAnsi="Times New Roman" w:cs="Times New Roman"/>
          <w:b/>
          <w:bCs/>
          <w:color w:val="0070C0"/>
          <w:sz w:val="24"/>
          <w:szCs w:val="24"/>
        </w:rPr>
      </w:pPr>
    </w:p>
    <w:p w14:paraId="318A77A9" w14:textId="77777777" w:rsidR="0028133F" w:rsidRDefault="0028133F" w:rsidP="7CC5B521">
      <w:pPr>
        <w:jc w:val="both"/>
        <w:rPr>
          <w:rFonts w:ascii="Times New Roman" w:eastAsia="Times New Roman" w:hAnsi="Times New Roman" w:cs="Times New Roman"/>
          <w:b/>
          <w:bCs/>
          <w:color w:val="0070C0"/>
          <w:sz w:val="24"/>
          <w:szCs w:val="24"/>
        </w:rPr>
      </w:pPr>
    </w:p>
    <w:p w14:paraId="45A401BC" w14:textId="77777777" w:rsidR="0028133F" w:rsidRDefault="0028133F" w:rsidP="7CC5B521">
      <w:pPr>
        <w:jc w:val="both"/>
        <w:rPr>
          <w:rFonts w:ascii="Times New Roman" w:eastAsia="Times New Roman" w:hAnsi="Times New Roman" w:cs="Times New Roman"/>
          <w:b/>
          <w:bCs/>
          <w:color w:val="0070C0"/>
          <w:sz w:val="24"/>
          <w:szCs w:val="24"/>
        </w:rPr>
      </w:pPr>
    </w:p>
    <w:p w14:paraId="25AA8257" w14:textId="77777777" w:rsidR="0028133F" w:rsidRDefault="0028133F" w:rsidP="7CC5B521">
      <w:pPr>
        <w:jc w:val="both"/>
        <w:rPr>
          <w:rFonts w:ascii="Times New Roman" w:eastAsia="Times New Roman" w:hAnsi="Times New Roman" w:cs="Times New Roman"/>
          <w:b/>
          <w:bCs/>
          <w:color w:val="0070C0"/>
          <w:sz w:val="24"/>
          <w:szCs w:val="24"/>
        </w:rPr>
      </w:pPr>
    </w:p>
    <w:p w14:paraId="339E7C5A" w14:textId="77777777" w:rsidR="005B7071" w:rsidRDefault="005B7071" w:rsidP="7CC5B521">
      <w:pPr>
        <w:jc w:val="both"/>
        <w:rPr>
          <w:rFonts w:ascii="Times New Roman" w:eastAsia="Times New Roman" w:hAnsi="Times New Roman" w:cs="Times New Roman"/>
          <w:b/>
          <w:bCs/>
          <w:color w:val="0070C0"/>
          <w:sz w:val="24"/>
          <w:szCs w:val="24"/>
        </w:rPr>
      </w:pPr>
    </w:p>
    <w:p w14:paraId="1A6A17A5" w14:textId="4DACA445" w:rsidR="75C858A6" w:rsidRDefault="005B7071" w:rsidP="7CC5B521">
      <w:pPr>
        <w:jc w:val="both"/>
        <w:rPr>
          <w:rFonts w:ascii="Times New Roman" w:eastAsia="Times New Roman" w:hAnsi="Times New Roman" w:cs="Times New Roman"/>
          <w:b/>
          <w:bCs/>
          <w:color w:val="0070C0"/>
          <w:sz w:val="24"/>
          <w:szCs w:val="24"/>
        </w:rPr>
      </w:pPr>
      <w:r>
        <w:rPr>
          <w:noProof/>
          <w:lang w:eastAsia="zh-CN"/>
        </w:rPr>
        <w:lastRenderedPageBreak/>
        <w:drawing>
          <wp:anchor distT="0" distB="0" distL="114300" distR="114300" simplePos="0" relativeHeight="251674624" behindDoc="1" locked="0" layoutInCell="1" allowOverlap="1" wp14:anchorId="1AC1ABC0" wp14:editId="782DDBCE">
            <wp:simplePos x="0" y="0"/>
            <wp:positionH relativeFrom="page">
              <wp:align>left</wp:align>
            </wp:positionH>
            <wp:positionV relativeFrom="paragraph">
              <wp:posOffset>436880</wp:posOffset>
            </wp:positionV>
            <wp:extent cx="7518400" cy="4417695"/>
            <wp:effectExtent l="0" t="0" r="6350" b="1905"/>
            <wp:wrapTight wrapText="bothSides">
              <wp:wrapPolygon edited="0">
                <wp:start x="0" y="0"/>
                <wp:lineTo x="0" y="21516"/>
                <wp:lineTo x="21564" y="21516"/>
                <wp:lineTo x="21564" y="0"/>
                <wp:lineTo x="0" y="0"/>
              </wp:wrapPolygon>
            </wp:wrapTight>
            <wp:docPr id="1" name="Picture 1" descr="https://documents.lucidchart.com/documents/a58f549e-80d8-4f67-b1bb-9ce0f7f2e2a7/pages/0_0?a=850&amp;x=55&amp;y=-41&amp;w=1423&amp;h=903&amp;store=1&amp;accept=image%2F*&amp;auth=LCA%20a9415dced3bfde3c99ed337ccb69a54a83767c3f-ts%3D152520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a58f549e-80d8-4f67-b1bb-9ce0f7f2e2a7/pages/0_0?a=850&amp;x=55&amp;y=-41&amp;w=1423&amp;h=903&amp;store=1&amp;accept=image%2F*&amp;auth=LCA%20a9415dced3bfde3c99ed337ccb69a54a83767c3f-ts%3D15252027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18400" cy="441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7CC5B521" w:rsidRPr="7CC5B521">
        <w:rPr>
          <w:rFonts w:ascii="Times New Roman" w:eastAsia="Times New Roman" w:hAnsi="Times New Roman" w:cs="Times New Roman"/>
          <w:b/>
          <w:bCs/>
          <w:color w:val="0070C0"/>
          <w:sz w:val="24"/>
          <w:szCs w:val="24"/>
        </w:rPr>
        <w:t>S</w:t>
      </w:r>
      <w:r w:rsidR="0042386D">
        <w:rPr>
          <w:rFonts w:ascii="Times New Roman" w:eastAsia="Times New Roman" w:hAnsi="Times New Roman" w:cs="Times New Roman"/>
          <w:b/>
          <w:bCs/>
          <w:color w:val="0070C0"/>
          <w:sz w:val="24"/>
          <w:szCs w:val="24"/>
        </w:rPr>
        <w:t>ta</w:t>
      </w:r>
      <w:r w:rsidR="7CC5B521" w:rsidRPr="7CC5B521">
        <w:rPr>
          <w:rFonts w:ascii="Times New Roman" w:eastAsia="Times New Roman" w:hAnsi="Times New Roman" w:cs="Times New Roman"/>
          <w:b/>
          <w:bCs/>
          <w:color w:val="0070C0"/>
          <w:sz w:val="24"/>
          <w:szCs w:val="24"/>
        </w:rPr>
        <w:t xml:space="preserve">te diagram of </w:t>
      </w:r>
      <w:proofErr w:type="spellStart"/>
      <w:r w:rsidR="7CC5B521" w:rsidRPr="7CC5B521">
        <w:rPr>
          <w:rFonts w:ascii="Times New Roman" w:eastAsia="Times New Roman" w:hAnsi="Times New Roman" w:cs="Times New Roman"/>
          <w:b/>
          <w:bCs/>
          <w:color w:val="0070C0"/>
          <w:sz w:val="24"/>
          <w:szCs w:val="24"/>
        </w:rPr>
        <w:t>SavingAccount</w:t>
      </w:r>
      <w:proofErr w:type="spellEnd"/>
      <w:r w:rsidR="7CC5B521" w:rsidRPr="7CC5B521">
        <w:rPr>
          <w:rFonts w:ascii="Times New Roman" w:eastAsia="Times New Roman" w:hAnsi="Times New Roman" w:cs="Times New Roman"/>
          <w:b/>
          <w:bCs/>
          <w:color w:val="0070C0"/>
          <w:sz w:val="24"/>
          <w:szCs w:val="24"/>
        </w:rPr>
        <w:t xml:space="preserve"> entity object</w:t>
      </w:r>
    </w:p>
    <w:p w14:paraId="5CC09F67" w14:textId="1F52FC7A" w:rsidR="006467A4" w:rsidRDefault="006467A4" w:rsidP="7CC5B521">
      <w:pPr>
        <w:jc w:val="both"/>
        <w:rPr>
          <w:rFonts w:ascii="Times New Roman" w:eastAsia="Times New Roman" w:hAnsi="Times New Roman" w:cs="Times New Roman"/>
          <w:b/>
          <w:bCs/>
          <w:color w:val="0070C0"/>
          <w:sz w:val="24"/>
          <w:szCs w:val="24"/>
        </w:rPr>
      </w:pPr>
    </w:p>
    <w:p w14:paraId="4B95B8D5" w14:textId="5D04BDEE" w:rsidR="796F8611" w:rsidRDefault="7CC5B521" w:rsidP="7CC5B521">
      <w:pPr>
        <w:jc w:val="center"/>
        <w:rPr>
          <w:rFonts w:ascii="Times New Roman" w:eastAsia="Times New Roman" w:hAnsi="Times New Roman" w:cs="Times New Roman"/>
          <w:b/>
          <w:bCs/>
        </w:rPr>
      </w:pPr>
      <w:r w:rsidRPr="7CC5B521">
        <w:rPr>
          <w:rFonts w:ascii="Times New Roman" w:eastAsia="Times New Roman" w:hAnsi="Times New Roman" w:cs="Times New Roman"/>
          <w:b/>
          <w:bCs/>
        </w:rPr>
        <w:t xml:space="preserve">[Fig 11: State diagram of </w:t>
      </w:r>
      <w:proofErr w:type="spellStart"/>
      <w:r w:rsidRPr="7CC5B521">
        <w:rPr>
          <w:rFonts w:ascii="Times New Roman" w:eastAsia="Times New Roman" w:hAnsi="Times New Roman" w:cs="Times New Roman"/>
          <w:b/>
          <w:bCs/>
        </w:rPr>
        <w:t>SavingAccount</w:t>
      </w:r>
      <w:proofErr w:type="spellEnd"/>
      <w:r w:rsidRPr="7CC5B521">
        <w:rPr>
          <w:rFonts w:ascii="Times New Roman" w:eastAsia="Times New Roman" w:hAnsi="Times New Roman" w:cs="Times New Roman"/>
          <w:b/>
          <w:bCs/>
        </w:rPr>
        <w:t>]</w:t>
      </w:r>
    </w:p>
    <w:p w14:paraId="13AF5F5F" w14:textId="70D28933" w:rsidR="75C858A6" w:rsidRDefault="796F8611" w:rsidP="75C858A6">
      <w:pPr>
        <w:jc w:val="both"/>
        <w:rPr>
          <w:rFonts w:ascii="Times New Roman" w:eastAsia="Times New Roman" w:hAnsi="Times New Roman" w:cs="Times New Roman"/>
          <w:b/>
          <w:bCs/>
          <w:color w:val="0070C0"/>
          <w:sz w:val="24"/>
          <w:szCs w:val="24"/>
        </w:rPr>
      </w:pPr>
      <w:r w:rsidRPr="796F8611">
        <w:rPr>
          <w:rFonts w:ascii="Times New Roman" w:eastAsia="Times New Roman" w:hAnsi="Times New Roman" w:cs="Times New Roman"/>
          <w:b/>
          <w:bCs/>
          <w:color w:val="0070C0"/>
          <w:sz w:val="24"/>
          <w:szCs w:val="24"/>
        </w:rPr>
        <w:t>State diagram of Transaction entity object</w:t>
      </w:r>
    </w:p>
    <w:p w14:paraId="2A68944E" w14:textId="0C383A99" w:rsidR="3B1E09C7" w:rsidRDefault="3B1E09C7" w:rsidP="7D47589F">
      <w:pPr>
        <w:jc w:val="center"/>
        <w:rPr>
          <w:rFonts w:ascii="Times New Roman" w:eastAsia="Times New Roman" w:hAnsi="Times New Roman" w:cs="Times New Roman"/>
          <w:b/>
          <w:bCs/>
          <w:sz w:val="24"/>
          <w:szCs w:val="24"/>
        </w:rPr>
      </w:pPr>
      <w:r>
        <w:rPr>
          <w:noProof/>
          <w:lang w:eastAsia="zh-CN"/>
        </w:rPr>
        <w:drawing>
          <wp:inline distT="0" distB="0" distL="0" distR="0" wp14:anchorId="46551166" wp14:editId="5EED47E9">
            <wp:extent cx="3729562" cy="1919170"/>
            <wp:effectExtent l="0" t="0" r="0" b="0"/>
            <wp:docPr id="12784746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729562" cy="1919170"/>
                    </a:xfrm>
                    <a:prstGeom prst="rect">
                      <a:avLst/>
                    </a:prstGeom>
                  </pic:spPr>
                </pic:pic>
              </a:graphicData>
            </a:graphic>
          </wp:inline>
        </w:drawing>
      </w:r>
    </w:p>
    <w:p w14:paraId="6E4DBB61" w14:textId="6A8004EB" w:rsidR="796F8611" w:rsidRDefault="29B25F8F" w:rsidP="796F8611">
      <w:pPr>
        <w:jc w:val="center"/>
      </w:pPr>
      <w:r w:rsidRPr="29B25F8F">
        <w:rPr>
          <w:rFonts w:ascii="Times New Roman" w:eastAsia="Times New Roman" w:hAnsi="Times New Roman" w:cs="Times New Roman"/>
          <w:b/>
          <w:bCs/>
        </w:rPr>
        <w:t>[Fig 12: State diagram of Transaction]</w:t>
      </w:r>
    </w:p>
    <w:p w14:paraId="4CC470E3" w14:textId="74731F43" w:rsidR="29B25F8F" w:rsidRDefault="29B25F8F" w:rsidP="29B25F8F">
      <w:pPr>
        <w:jc w:val="center"/>
        <w:rPr>
          <w:rFonts w:ascii="Times New Roman" w:eastAsia="Times New Roman" w:hAnsi="Times New Roman" w:cs="Times New Roman"/>
          <w:b/>
          <w:bCs/>
        </w:rPr>
      </w:pPr>
    </w:p>
    <w:p w14:paraId="0F4C5547" w14:textId="77777777" w:rsidR="00E172D1" w:rsidRDefault="00E172D1" w:rsidP="1577204D">
      <w:pPr>
        <w:jc w:val="both"/>
        <w:rPr>
          <w:rFonts w:ascii="Times New Roman" w:eastAsia="Times New Roman" w:hAnsi="Times New Roman" w:cs="Times New Roman"/>
          <w:b/>
          <w:bCs/>
          <w:sz w:val="24"/>
          <w:szCs w:val="24"/>
        </w:rPr>
      </w:pPr>
    </w:p>
    <w:p w14:paraId="50E36FEA" w14:textId="06553E86" w:rsidR="3B1E09C7" w:rsidRDefault="1577204D" w:rsidP="1577204D">
      <w:pPr>
        <w:jc w:val="both"/>
        <w:rPr>
          <w:rFonts w:ascii="Times New Roman" w:eastAsia="Times New Roman" w:hAnsi="Times New Roman" w:cs="Times New Roman"/>
          <w:b/>
          <w:bCs/>
          <w:sz w:val="24"/>
          <w:szCs w:val="24"/>
        </w:rPr>
      </w:pPr>
      <w:r w:rsidRPr="1577204D">
        <w:rPr>
          <w:rFonts w:ascii="Times New Roman" w:eastAsia="Times New Roman" w:hAnsi="Times New Roman" w:cs="Times New Roman"/>
          <w:b/>
          <w:bCs/>
          <w:sz w:val="24"/>
          <w:szCs w:val="24"/>
        </w:rPr>
        <w:t>3.6. A customer is able to add a payee.</w:t>
      </w:r>
    </w:p>
    <w:p w14:paraId="245D8265" w14:textId="394C22E1" w:rsidR="3B1E09C7" w:rsidRDefault="3B1E09C7" w:rsidP="3B1E09C7">
      <w:pPr>
        <w:spacing w:line="331" w:lineRule="exact"/>
      </w:pPr>
      <w:r w:rsidRPr="3B1E09C7">
        <w:rPr>
          <w:rFonts w:ascii="Times New Roman" w:eastAsia="Times New Roman" w:hAnsi="Times New Roman" w:cs="Times New Roman"/>
          <w:color w:val="000000" w:themeColor="text1"/>
          <w:sz w:val="24"/>
          <w:szCs w:val="24"/>
        </w:rPr>
        <w:t xml:space="preserve">Functionality: Customers add payee. </w:t>
      </w:r>
    </w:p>
    <w:p w14:paraId="353FD768" w14:textId="246B86D8" w:rsidR="3B1E09C7" w:rsidRDefault="3B1E09C7" w:rsidP="3B1E09C7">
      <w:pPr>
        <w:jc w:val="both"/>
        <w:rPr>
          <w:rFonts w:ascii="Times New Roman" w:eastAsia="Times New Roman" w:hAnsi="Times New Roman" w:cs="Times New Roman"/>
          <w:b/>
          <w:bCs/>
          <w:color w:val="000000" w:themeColor="text1"/>
          <w:sz w:val="24"/>
          <w:szCs w:val="24"/>
        </w:rPr>
      </w:pPr>
      <w:r w:rsidRPr="3B1E09C7">
        <w:rPr>
          <w:rFonts w:ascii="Times New Roman" w:eastAsia="Times New Roman" w:hAnsi="Times New Roman" w:cs="Times New Roman"/>
          <w:color w:val="000000" w:themeColor="text1"/>
          <w:sz w:val="24"/>
          <w:szCs w:val="24"/>
        </w:rPr>
        <w:t>Functionality name</w:t>
      </w:r>
      <w:r w:rsidRPr="3B1E09C7">
        <w:rPr>
          <w:rFonts w:ascii="Times New Roman" w:eastAsia="Times New Roman" w:hAnsi="Times New Roman" w:cs="Times New Roman"/>
          <w:b/>
          <w:bCs/>
          <w:color w:val="000000" w:themeColor="text1"/>
          <w:sz w:val="24"/>
          <w:szCs w:val="24"/>
        </w:rPr>
        <w:t>: Add Payee</w:t>
      </w:r>
    </w:p>
    <w:p w14:paraId="42428256" w14:textId="794C4264"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t>Functional Model:</w:t>
      </w:r>
    </w:p>
    <w:p w14:paraId="28D4C3C3" w14:textId="20430F78"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Scenarios</w:t>
      </w:r>
    </w:p>
    <w:p w14:paraId="052338F6" w14:textId="18B6112E" w:rsidR="3B1E09C7" w:rsidRDefault="6D6817BF" w:rsidP="6D6817BF">
      <w:pPr>
        <w:jc w:val="both"/>
        <w:rPr>
          <w:rFonts w:ascii="Times New Roman" w:eastAsia="Times New Roman" w:hAnsi="Times New Roman" w:cs="Times New Roman"/>
          <w:color w:val="000000" w:themeColor="text1"/>
          <w:sz w:val="24"/>
          <w:szCs w:val="24"/>
        </w:rPr>
      </w:pPr>
      <w:r w:rsidRPr="6D6817BF">
        <w:rPr>
          <w:rFonts w:ascii="Times New Roman" w:eastAsia="Times New Roman" w:hAnsi="Times New Roman" w:cs="Times New Roman"/>
          <w:b/>
          <w:bCs/>
          <w:color w:val="000000" w:themeColor="text1"/>
          <w:sz w:val="24"/>
          <w:szCs w:val="24"/>
        </w:rPr>
        <w:t>Example 1</w:t>
      </w:r>
      <w:r w:rsidRPr="6D6817BF">
        <w:rPr>
          <w:rFonts w:ascii="Times New Roman" w:eastAsia="Times New Roman" w:hAnsi="Times New Roman" w:cs="Times New Roman"/>
          <w:color w:val="000000" w:themeColor="text1"/>
          <w:sz w:val="24"/>
          <w:szCs w:val="24"/>
        </w:rPr>
        <w:t>: Susan attempt to add a Verizon as a payee which is in Paramus it’s zip code 07652 and her Account Number with Verizon 12345.</w:t>
      </w:r>
    </w:p>
    <w:tbl>
      <w:tblPr>
        <w:tblStyle w:val="PlainTable2"/>
        <w:tblW w:w="0" w:type="auto"/>
        <w:tblLook w:val="04A0" w:firstRow="1" w:lastRow="0" w:firstColumn="1" w:lastColumn="0" w:noHBand="0" w:noVBand="1"/>
      </w:tblPr>
      <w:tblGrid>
        <w:gridCol w:w="2955"/>
        <w:gridCol w:w="6405"/>
      </w:tblGrid>
      <w:tr w:rsidR="3B1E09C7" w14:paraId="24ED6A92"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32FE56EF"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2FE50A83" w14:textId="6FC67F18"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CC5B521">
              <w:rPr>
                <w:rFonts w:ascii="Times New Roman" w:eastAsia="Times New Roman" w:hAnsi="Times New Roman" w:cs="Times New Roman"/>
                <w:color w:val="000000" w:themeColor="text1"/>
                <w:sz w:val="24"/>
                <w:szCs w:val="24"/>
              </w:rPr>
              <w:t xml:space="preserve"> </w:t>
            </w:r>
            <w:proofErr w:type="spellStart"/>
            <w:r w:rsidRPr="7CC5B521">
              <w:rPr>
                <w:rFonts w:ascii="Times New Roman" w:eastAsia="Times New Roman" w:hAnsi="Times New Roman" w:cs="Times New Roman"/>
                <w:b w:val="0"/>
                <w:bCs w:val="0"/>
                <w:color w:val="000000" w:themeColor="text1"/>
                <w:sz w:val="24"/>
                <w:szCs w:val="24"/>
                <w:u w:val="single"/>
              </w:rPr>
              <w:t>SuccessfulAddPayee:AddPayee</w:t>
            </w:r>
            <w:proofErr w:type="spellEnd"/>
          </w:p>
        </w:tc>
      </w:tr>
      <w:tr w:rsidR="3B1E09C7" w14:paraId="093B7CA8"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3296DDA8"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44D861E7" w14:textId="32FCE298" w:rsidR="3B1E09C7" w:rsidRDefault="7CC5B521" w:rsidP="7CC5B5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CC5B521">
              <w:rPr>
                <w:rFonts w:ascii="Times New Roman" w:eastAsia="Times New Roman" w:hAnsi="Times New Roman" w:cs="Times New Roman"/>
                <w:color w:val="000000" w:themeColor="text1"/>
                <w:sz w:val="27"/>
                <w:szCs w:val="27"/>
              </w:rPr>
              <w:t xml:space="preserve"> </w:t>
            </w:r>
            <w:proofErr w:type="spellStart"/>
            <w:r w:rsidRPr="7CC5B521">
              <w:rPr>
                <w:rFonts w:ascii="Times New Roman" w:eastAsia="Times New Roman" w:hAnsi="Times New Roman" w:cs="Times New Roman"/>
                <w:color w:val="000000" w:themeColor="text1"/>
                <w:sz w:val="24"/>
                <w:szCs w:val="24"/>
                <w:u w:val="single"/>
              </w:rPr>
              <w:t>Susan:Customer</w:t>
            </w:r>
            <w:proofErr w:type="spellEnd"/>
            <w:r w:rsidRPr="7CC5B521">
              <w:rPr>
                <w:rFonts w:ascii="Times New Roman" w:eastAsia="Times New Roman" w:hAnsi="Times New Roman" w:cs="Times New Roman"/>
                <w:color w:val="000000" w:themeColor="text1"/>
                <w:sz w:val="24"/>
                <w:szCs w:val="24"/>
                <w:u w:val="single"/>
              </w:rPr>
              <w:t xml:space="preserve"> </w:t>
            </w:r>
          </w:p>
        </w:tc>
      </w:tr>
      <w:tr w:rsidR="3B1E09C7" w14:paraId="1AE160A9"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59164012"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222DADAF" w14:textId="31345442"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b/>
                <w:bCs/>
                <w:color w:val="000000" w:themeColor="text1"/>
                <w:sz w:val="27"/>
                <w:szCs w:val="27"/>
              </w:rPr>
              <w:t xml:space="preserve"> </w:t>
            </w:r>
            <w:r w:rsidRPr="5D7DB914">
              <w:rPr>
                <w:color w:val="000000" w:themeColor="text1"/>
                <w:sz w:val="24"/>
                <w:szCs w:val="24"/>
              </w:rPr>
              <w:t>1</w:t>
            </w:r>
            <w:r w:rsidRPr="5D7DB914">
              <w:rPr>
                <w:rFonts w:ascii="Times New Roman" w:eastAsia="Times New Roman" w:hAnsi="Times New Roman" w:cs="Times New Roman"/>
                <w:color w:val="000000" w:themeColor="text1"/>
                <w:sz w:val="24"/>
                <w:szCs w:val="24"/>
              </w:rPr>
              <w:t>. Susan enters a payee name” Verizon”, payee   address “Paramus, NJ", payee zip code “07655” and her Account   Number with this payee “12345” and clicks "Add payee" button.</w:t>
            </w:r>
            <w:r w:rsidR="3B1E09C7">
              <w:br/>
            </w:r>
            <w:r w:rsidRPr="5D7DB914">
              <w:rPr>
                <w:rFonts w:ascii="Times New Roman" w:eastAsia="Times New Roman" w:hAnsi="Times New Roman" w:cs="Times New Roman"/>
                <w:color w:val="000000" w:themeColor="text1"/>
                <w:sz w:val="24"/>
                <w:szCs w:val="24"/>
              </w:rPr>
              <w:t>2. The system review all information that entered,</w:t>
            </w:r>
          </w:p>
          <w:p w14:paraId="6E16AB9F" w14:textId="5ED00FAF"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payee name:” Verizon”</w:t>
            </w:r>
          </w:p>
          <w:p w14:paraId="7ACB5FBD" w14:textId="33734C0C"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Payee address: “Paramus, NJ”</w:t>
            </w:r>
          </w:p>
          <w:p w14:paraId="0F74DCF2" w14:textId="4D100DE0"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payee zip code: “07655”</w:t>
            </w:r>
          </w:p>
          <w:p w14:paraId="394A1C2D" w14:textId="56027B2D"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her Account Number with this payee: “12345”</w:t>
            </w:r>
          </w:p>
          <w:p w14:paraId="5F65EB7A" w14:textId="184E746E"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3.  Susan confirm the information by clicking SUBMIT.</w:t>
            </w:r>
          </w:p>
          <w:p w14:paraId="18717B9C" w14:textId="14611ABD"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5D7DB914">
              <w:rPr>
                <w:rFonts w:ascii="Times New Roman" w:eastAsia="Times New Roman" w:hAnsi="Times New Roman" w:cs="Times New Roman"/>
                <w:color w:val="000000" w:themeColor="text1"/>
                <w:sz w:val="24"/>
                <w:szCs w:val="24"/>
              </w:rPr>
              <w:t xml:space="preserve">4. The system shows "The payee </w:t>
            </w:r>
            <w:proofErr w:type="gramStart"/>
            <w:r w:rsidRPr="5D7DB914">
              <w:rPr>
                <w:rFonts w:ascii="Times New Roman" w:eastAsia="Times New Roman" w:hAnsi="Times New Roman" w:cs="Times New Roman"/>
                <w:color w:val="000000" w:themeColor="text1"/>
                <w:sz w:val="24"/>
                <w:szCs w:val="24"/>
              </w:rPr>
              <w:t>is  successful</w:t>
            </w:r>
            <w:proofErr w:type="gramEnd"/>
            <w:r w:rsidRPr="5D7DB914">
              <w:rPr>
                <w:rFonts w:ascii="Times New Roman" w:eastAsia="Times New Roman" w:hAnsi="Times New Roman" w:cs="Times New Roman"/>
                <w:color w:val="000000" w:themeColor="text1"/>
                <w:sz w:val="24"/>
                <w:szCs w:val="24"/>
              </w:rPr>
              <w:t xml:space="preserve"> added".</w:t>
            </w:r>
          </w:p>
        </w:tc>
      </w:tr>
    </w:tbl>
    <w:p w14:paraId="5EF39ED0" w14:textId="3160A639" w:rsidR="796F8611" w:rsidRDefault="7500CCF5" w:rsidP="7500CCF5">
      <w:pPr>
        <w:jc w:val="center"/>
        <w:rPr>
          <w:rFonts w:ascii="Times New Roman" w:eastAsia="Times New Roman" w:hAnsi="Times New Roman" w:cs="Times New Roman"/>
          <w:b/>
          <w:bCs/>
          <w:sz w:val="20"/>
          <w:szCs w:val="20"/>
        </w:rPr>
      </w:pPr>
      <w:r w:rsidRPr="7500CCF5">
        <w:rPr>
          <w:rFonts w:ascii="Times New Roman" w:eastAsia="Times New Roman" w:hAnsi="Times New Roman" w:cs="Times New Roman"/>
          <w:b/>
          <w:bCs/>
        </w:rPr>
        <w:t>[Table: 26 Add Payee Successful Scenario]</w:t>
      </w:r>
    </w:p>
    <w:p w14:paraId="244B781D" w14:textId="0AC5761E" w:rsidR="796F8611" w:rsidRDefault="796F8611" w:rsidP="796F8611">
      <w:pPr>
        <w:jc w:val="both"/>
        <w:rPr>
          <w:rFonts w:ascii="Times New Roman" w:eastAsia="Times New Roman" w:hAnsi="Times New Roman" w:cs="Times New Roman"/>
          <w:b/>
          <w:bCs/>
          <w:color w:val="0070C0"/>
          <w:sz w:val="24"/>
          <w:szCs w:val="24"/>
        </w:rPr>
      </w:pPr>
    </w:p>
    <w:p w14:paraId="73706DAF" w14:textId="14CDFF93" w:rsidR="3B1E09C7" w:rsidRDefault="6D6817BF" w:rsidP="6D6817BF">
      <w:pPr>
        <w:jc w:val="both"/>
        <w:rPr>
          <w:rFonts w:ascii="Times New Roman" w:eastAsia="Times New Roman" w:hAnsi="Times New Roman" w:cs="Times New Roman"/>
          <w:color w:val="000000" w:themeColor="text1"/>
          <w:sz w:val="24"/>
          <w:szCs w:val="24"/>
        </w:rPr>
      </w:pPr>
      <w:r w:rsidRPr="6D6817BF">
        <w:rPr>
          <w:rFonts w:ascii="Times New Roman" w:eastAsia="Times New Roman" w:hAnsi="Times New Roman" w:cs="Times New Roman"/>
          <w:b/>
          <w:bCs/>
          <w:color w:val="000000" w:themeColor="text1"/>
          <w:sz w:val="24"/>
          <w:szCs w:val="24"/>
        </w:rPr>
        <w:t>Example 2</w:t>
      </w:r>
      <w:r w:rsidRPr="6D6817BF">
        <w:rPr>
          <w:rFonts w:ascii="Times New Roman" w:eastAsia="Times New Roman" w:hAnsi="Times New Roman" w:cs="Times New Roman"/>
          <w:color w:val="000000" w:themeColor="text1"/>
          <w:sz w:val="24"/>
          <w:szCs w:val="24"/>
        </w:rPr>
        <w:t>: Susan attempt to add a Verizon as a payee which is in Paramus it’s zip code 07652 and her Account Number with Verizon 12345.</w:t>
      </w:r>
    </w:p>
    <w:tbl>
      <w:tblPr>
        <w:tblStyle w:val="PlainTable2"/>
        <w:tblW w:w="0" w:type="auto"/>
        <w:tblLook w:val="04A0" w:firstRow="1" w:lastRow="0" w:firstColumn="1" w:lastColumn="0" w:noHBand="0" w:noVBand="1"/>
      </w:tblPr>
      <w:tblGrid>
        <w:gridCol w:w="2955"/>
        <w:gridCol w:w="6405"/>
      </w:tblGrid>
      <w:tr w:rsidR="3B1E09C7" w14:paraId="40583F92"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1CD87663"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3D1C2631" w14:textId="2D1FAA4F"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UnsuccessfulAddPayee</w:t>
            </w:r>
            <w:proofErr w:type="spellEnd"/>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AddPayee</w:t>
            </w:r>
            <w:proofErr w:type="spellEnd"/>
          </w:p>
        </w:tc>
      </w:tr>
      <w:tr w:rsidR="3B1E09C7" w14:paraId="371F984A"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2967A971"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1D8052DC" w14:textId="402C301C" w:rsidR="3B1E09C7" w:rsidRDefault="75C858A6" w:rsidP="75C858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7"/>
                <w:szCs w:val="27"/>
              </w:rPr>
            </w:pPr>
            <w:r w:rsidRPr="75C858A6">
              <w:rPr>
                <w:rFonts w:ascii="Times New Roman" w:eastAsia="Times New Roman" w:hAnsi="Times New Roman" w:cs="Times New Roman"/>
                <w:color w:val="000000" w:themeColor="text1"/>
                <w:sz w:val="27"/>
                <w:szCs w:val="27"/>
              </w:rPr>
              <w:t xml:space="preserve"> </w:t>
            </w:r>
            <w:r w:rsidRPr="75C858A6">
              <w:rPr>
                <w:rFonts w:ascii="Times New Roman" w:eastAsia="Times New Roman" w:hAnsi="Times New Roman" w:cs="Times New Roman"/>
                <w:color w:val="000000" w:themeColor="text1"/>
                <w:sz w:val="24"/>
                <w:szCs w:val="24"/>
                <w:u w:val="single"/>
              </w:rPr>
              <w:t xml:space="preserve">Susan: Customer </w:t>
            </w:r>
          </w:p>
        </w:tc>
      </w:tr>
      <w:tr w:rsidR="3B1E09C7" w14:paraId="2FEB331B"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4DE46955"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2D0B75E6" w14:textId="505DB13B"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b/>
                <w:bCs/>
                <w:color w:val="000000" w:themeColor="text1"/>
                <w:sz w:val="27"/>
                <w:szCs w:val="27"/>
              </w:rPr>
              <w:t xml:space="preserve"> </w:t>
            </w:r>
            <w:r w:rsidRPr="5D7DB914">
              <w:rPr>
                <w:color w:val="000000" w:themeColor="text1"/>
                <w:sz w:val="24"/>
                <w:szCs w:val="24"/>
              </w:rPr>
              <w:t>1</w:t>
            </w:r>
            <w:r w:rsidRPr="5D7DB914">
              <w:rPr>
                <w:rFonts w:ascii="Times New Roman" w:eastAsia="Times New Roman" w:hAnsi="Times New Roman" w:cs="Times New Roman"/>
                <w:color w:val="000000" w:themeColor="text1"/>
                <w:sz w:val="24"/>
                <w:szCs w:val="24"/>
              </w:rPr>
              <w:t>. Susan enters a payee name” Verizon”, payee   address “Paramus, NJ", payee zip code “07655” and her Account   Number with this payee “12345” and clicks "Add payee" button.</w:t>
            </w:r>
            <w:r w:rsidR="3B1E09C7">
              <w:br/>
            </w:r>
            <w:r w:rsidRPr="5D7DB914">
              <w:rPr>
                <w:rFonts w:ascii="Times New Roman" w:eastAsia="Times New Roman" w:hAnsi="Times New Roman" w:cs="Times New Roman"/>
                <w:color w:val="000000" w:themeColor="text1"/>
                <w:sz w:val="24"/>
                <w:szCs w:val="24"/>
              </w:rPr>
              <w:t xml:space="preserve">2. The system </w:t>
            </w:r>
            <w:r w:rsidR="006B4679" w:rsidRPr="5D7DB914">
              <w:rPr>
                <w:rFonts w:ascii="Times New Roman" w:eastAsia="Times New Roman" w:hAnsi="Times New Roman" w:cs="Times New Roman"/>
                <w:color w:val="000000" w:themeColor="text1"/>
                <w:sz w:val="24"/>
                <w:szCs w:val="24"/>
              </w:rPr>
              <w:t>reviews</w:t>
            </w:r>
            <w:r w:rsidRPr="5D7DB914">
              <w:rPr>
                <w:rFonts w:ascii="Times New Roman" w:eastAsia="Times New Roman" w:hAnsi="Times New Roman" w:cs="Times New Roman"/>
                <w:color w:val="000000" w:themeColor="text1"/>
                <w:sz w:val="24"/>
                <w:szCs w:val="24"/>
              </w:rPr>
              <w:t xml:space="preserve"> all information that entered,</w:t>
            </w:r>
          </w:p>
          <w:p w14:paraId="6FBA6917" w14:textId="225C048E"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payee name:” Verizon”</w:t>
            </w:r>
          </w:p>
          <w:p w14:paraId="00AF2931" w14:textId="33734C0C"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Payee address: “Paramus, NJ”</w:t>
            </w:r>
          </w:p>
          <w:p w14:paraId="4C7F5BEB" w14:textId="4D100DE0"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payee zip code: “07655”</w:t>
            </w:r>
          </w:p>
          <w:p w14:paraId="126D81C3" w14:textId="56027B2D"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lastRenderedPageBreak/>
              <w:t xml:space="preserve"> her Account Number with this payee: “12345”</w:t>
            </w:r>
          </w:p>
          <w:p w14:paraId="4D1A55B8" w14:textId="643D8347"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3.  Susan confirm the information by clicking SUBMIT.</w:t>
            </w:r>
          </w:p>
          <w:p w14:paraId="58726C4F" w14:textId="1D17D4F3"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4. The system shows "The payee unsuccessful added, Try again".</w:t>
            </w:r>
          </w:p>
        </w:tc>
      </w:tr>
    </w:tbl>
    <w:p w14:paraId="4A335431" w14:textId="3D73CC8D"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lastRenderedPageBreak/>
        <w:t>[Table: 27 Add Payee Unsuccessful Scenario]</w:t>
      </w:r>
    </w:p>
    <w:p w14:paraId="4D923D69" w14:textId="09B2F14A" w:rsidR="796F8611" w:rsidRDefault="796F8611" w:rsidP="796F8611">
      <w:pPr>
        <w:jc w:val="center"/>
        <w:rPr>
          <w:rFonts w:ascii="Times New Roman" w:eastAsia="Times New Roman" w:hAnsi="Times New Roman" w:cs="Times New Roman"/>
          <w:b/>
          <w:bCs/>
          <w:sz w:val="20"/>
          <w:szCs w:val="20"/>
        </w:rPr>
      </w:pPr>
    </w:p>
    <w:p w14:paraId="268F6910" w14:textId="785032AA" w:rsidR="3B1E09C7" w:rsidRDefault="6D6817BF" w:rsidP="6D6817BF">
      <w:pPr>
        <w:jc w:val="both"/>
        <w:rPr>
          <w:rFonts w:ascii="Times New Roman" w:eastAsia="Times New Roman" w:hAnsi="Times New Roman" w:cs="Times New Roman"/>
          <w:color w:val="000000" w:themeColor="text1"/>
          <w:sz w:val="24"/>
          <w:szCs w:val="24"/>
        </w:rPr>
      </w:pPr>
      <w:r w:rsidRPr="6D6817BF">
        <w:rPr>
          <w:rFonts w:ascii="Times New Roman" w:eastAsia="Times New Roman" w:hAnsi="Times New Roman" w:cs="Times New Roman"/>
          <w:b/>
          <w:bCs/>
          <w:color w:val="000000" w:themeColor="text1"/>
          <w:sz w:val="24"/>
          <w:szCs w:val="24"/>
        </w:rPr>
        <w:t>Example 3</w:t>
      </w:r>
      <w:r w:rsidRPr="6D6817BF">
        <w:rPr>
          <w:rFonts w:ascii="Times New Roman" w:eastAsia="Times New Roman" w:hAnsi="Times New Roman" w:cs="Times New Roman"/>
          <w:color w:val="000000" w:themeColor="text1"/>
          <w:sz w:val="24"/>
          <w:szCs w:val="24"/>
        </w:rPr>
        <w:t>: Susan attempt to add a Verizon as a payee which is in Paramus it’s zip code 07652 and her Account Number with Verizon 12345.</w:t>
      </w:r>
    </w:p>
    <w:tbl>
      <w:tblPr>
        <w:tblStyle w:val="PlainTable2"/>
        <w:tblW w:w="0" w:type="auto"/>
        <w:tblLook w:val="04A0" w:firstRow="1" w:lastRow="0" w:firstColumn="1" w:lastColumn="0" w:noHBand="0" w:noVBand="1"/>
      </w:tblPr>
      <w:tblGrid>
        <w:gridCol w:w="2955"/>
        <w:gridCol w:w="6405"/>
      </w:tblGrid>
      <w:tr w:rsidR="3B1E09C7" w14:paraId="2B0020DA"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2D236AC8"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6405" w:type="dxa"/>
          </w:tcPr>
          <w:p w14:paraId="23AEA748" w14:textId="1FEB758B" w:rsidR="3B1E09C7"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CC5B521">
              <w:rPr>
                <w:rFonts w:ascii="Times New Roman" w:eastAsia="Times New Roman" w:hAnsi="Times New Roman" w:cs="Times New Roman"/>
                <w:b w:val="0"/>
                <w:bCs w:val="0"/>
                <w:color w:val="000000" w:themeColor="text1"/>
                <w:sz w:val="24"/>
                <w:szCs w:val="24"/>
              </w:rPr>
              <w:t xml:space="preserve">  </w:t>
            </w:r>
            <w:proofErr w:type="spellStart"/>
            <w:r w:rsidRPr="7CC5B521">
              <w:rPr>
                <w:rFonts w:ascii="Times New Roman" w:eastAsia="Times New Roman" w:hAnsi="Times New Roman" w:cs="Times New Roman"/>
                <w:b w:val="0"/>
                <w:bCs w:val="0"/>
                <w:color w:val="000000" w:themeColor="text1"/>
                <w:sz w:val="24"/>
                <w:szCs w:val="24"/>
                <w:u w:val="single"/>
              </w:rPr>
              <w:t>CancelAddPayee</w:t>
            </w:r>
            <w:proofErr w:type="spellEnd"/>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AddPayee</w:t>
            </w:r>
            <w:proofErr w:type="spellEnd"/>
          </w:p>
        </w:tc>
      </w:tr>
      <w:tr w:rsidR="3B1E09C7" w14:paraId="638641AC"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72BBD881"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6405" w:type="dxa"/>
          </w:tcPr>
          <w:p w14:paraId="1EB327AE" w14:textId="4E83E60E" w:rsidR="3B1E09C7" w:rsidRDefault="75C858A6" w:rsidP="75C858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7"/>
                <w:szCs w:val="27"/>
                <w:u w:val="single"/>
              </w:rPr>
            </w:pPr>
            <w:r w:rsidRPr="75C858A6">
              <w:rPr>
                <w:rFonts w:ascii="Times New Roman" w:eastAsia="Times New Roman" w:hAnsi="Times New Roman" w:cs="Times New Roman"/>
                <w:color w:val="000000" w:themeColor="text1"/>
                <w:sz w:val="27"/>
                <w:szCs w:val="27"/>
              </w:rPr>
              <w:t xml:space="preserve">  </w:t>
            </w:r>
            <w:r w:rsidRPr="75C858A6">
              <w:rPr>
                <w:rFonts w:ascii="Times New Roman" w:eastAsia="Times New Roman" w:hAnsi="Times New Roman" w:cs="Times New Roman"/>
                <w:color w:val="000000" w:themeColor="text1"/>
                <w:sz w:val="24"/>
                <w:szCs w:val="24"/>
                <w:u w:val="single"/>
              </w:rPr>
              <w:t xml:space="preserve">Susan: Customer </w:t>
            </w:r>
            <w:r w:rsidRPr="75C858A6">
              <w:rPr>
                <w:rFonts w:ascii="Times New Roman" w:eastAsia="Times New Roman" w:hAnsi="Times New Roman" w:cs="Times New Roman"/>
                <w:color w:val="000000" w:themeColor="text1"/>
                <w:sz w:val="27"/>
                <w:szCs w:val="27"/>
              </w:rPr>
              <w:t xml:space="preserve"> </w:t>
            </w:r>
          </w:p>
        </w:tc>
      </w:tr>
      <w:tr w:rsidR="3B1E09C7" w14:paraId="2CE91426"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6CE0778B"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6405" w:type="dxa"/>
          </w:tcPr>
          <w:p w14:paraId="5D376A34" w14:textId="192E9085"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color w:val="000000" w:themeColor="text1"/>
                <w:sz w:val="24"/>
                <w:szCs w:val="24"/>
              </w:rPr>
              <w:t>1</w:t>
            </w:r>
            <w:r w:rsidRPr="5D7DB914">
              <w:rPr>
                <w:rFonts w:ascii="Times New Roman" w:eastAsia="Times New Roman" w:hAnsi="Times New Roman" w:cs="Times New Roman"/>
                <w:color w:val="000000" w:themeColor="text1"/>
                <w:sz w:val="24"/>
                <w:szCs w:val="24"/>
              </w:rPr>
              <w:t>. Susan enters a payee name” Verizon”, payee   address “Paramus, NJ", payee zip code “07655” and her Account   Number with this payee “12345” clicks "Add payee" button.</w:t>
            </w:r>
            <w:r w:rsidR="3B1E09C7">
              <w:br/>
            </w:r>
            <w:r w:rsidRPr="5D7DB914">
              <w:rPr>
                <w:rFonts w:ascii="Times New Roman" w:eastAsia="Times New Roman" w:hAnsi="Times New Roman" w:cs="Times New Roman"/>
                <w:color w:val="000000" w:themeColor="text1"/>
                <w:sz w:val="24"/>
                <w:szCs w:val="24"/>
              </w:rPr>
              <w:t xml:space="preserve">2. The system </w:t>
            </w:r>
            <w:r w:rsidR="006B4679" w:rsidRPr="5D7DB914">
              <w:rPr>
                <w:rFonts w:ascii="Times New Roman" w:eastAsia="Times New Roman" w:hAnsi="Times New Roman" w:cs="Times New Roman"/>
                <w:color w:val="000000" w:themeColor="text1"/>
                <w:sz w:val="24"/>
                <w:szCs w:val="24"/>
              </w:rPr>
              <w:t>reviews</w:t>
            </w:r>
            <w:r w:rsidRPr="5D7DB914">
              <w:rPr>
                <w:rFonts w:ascii="Times New Roman" w:eastAsia="Times New Roman" w:hAnsi="Times New Roman" w:cs="Times New Roman"/>
                <w:color w:val="000000" w:themeColor="text1"/>
                <w:sz w:val="24"/>
                <w:szCs w:val="24"/>
              </w:rPr>
              <w:t xml:space="preserve"> all information that entered,</w:t>
            </w:r>
          </w:p>
          <w:p w14:paraId="250D9015" w14:textId="39FCBF48"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payee name: " Verizon”</w:t>
            </w:r>
          </w:p>
          <w:p w14:paraId="660F78EE" w14:textId="33734C0C"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Payee address: “Paramus, NJ”</w:t>
            </w:r>
          </w:p>
          <w:p w14:paraId="67E1704A" w14:textId="4D100DE0"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payee zip code: “07655”</w:t>
            </w:r>
          </w:p>
          <w:p w14:paraId="47C10E41" w14:textId="56027B2D"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 her Account Number with this payee: “12345”</w:t>
            </w:r>
          </w:p>
          <w:p w14:paraId="0F767CF9" w14:textId="6C644D0A"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3.  Susan cancels the operation by clicking CANCEL.</w:t>
            </w:r>
            <w:r w:rsidR="3B1E09C7">
              <w:br/>
            </w:r>
            <w:r w:rsidRPr="5D7DB914">
              <w:rPr>
                <w:rFonts w:ascii="Times New Roman" w:eastAsia="Times New Roman" w:hAnsi="Times New Roman" w:cs="Times New Roman"/>
                <w:color w:val="000000" w:themeColor="text1"/>
                <w:sz w:val="24"/>
                <w:szCs w:val="24"/>
              </w:rPr>
              <w:t>4. The system goes to the home page.</w:t>
            </w:r>
          </w:p>
        </w:tc>
      </w:tr>
    </w:tbl>
    <w:p w14:paraId="1F59E75D" w14:textId="1CA66BB9" w:rsidR="796F8611" w:rsidRDefault="29B25F8F" w:rsidP="7500CCF5">
      <w:pPr>
        <w:jc w:val="center"/>
        <w:rPr>
          <w:rFonts w:ascii="Times New Roman" w:eastAsia="Times New Roman" w:hAnsi="Times New Roman" w:cs="Times New Roman"/>
          <w:b/>
          <w:bCs/>
        </w:rPr>
      </w:pPr>
      <w:r w:rsidRPr="29B25F8F">
        <w:rPr>
          <w:rFonts w:ascii="Times New Roman" w:eastAsia="Times New Roman" w:hAnsi="Times New Roman" w:cs="Times New Roman"/>
          <w:b/>
          <w:bCs/>
        </w:rPr>
        <w:t>[Table: 28 Add Payee Cancel Scenario]</w:t>
      </w:r>
    </w:p>
    <w:p w14:paraId="6DE50FA4" w14:textId="39DFC08B" w:rsidR="29B25F8F" w:rsidRDefault="29B25F8F" w:rsidP="29B25F8F">
      <w:pPr>
        <w:jc w:val="center"/>
        <w:rPr>
          <w:rFonts w:ascii="Times New Roman" w:eastAsia="Times New Roman" w:hAnsi="Times New Roman" w:cs="Times New Roman"/>
          <w:b/>
          <w:bCs/>
        </w:rPr>
      </w:pPr>
    </w:p>
    <w:p w14:paraId="1BBD8671" w14:textId="289E75A2" w:rsidR="3B1E09C7" w:rsidRDefault="75C858A6" w:rsidP="3B1E09C7">
      <w:pPr>
        <w:jc w:val="both"/>
        <w:rPr>
          <w:rFonts w:ascii="Times New Roman" w:eastAsia="Times New Roman" w:hAnsi="Times New Roman" w:cs="Times New Roman"/>
          <w:b/>
          <w:bCs/>
          <w:color w:val="0070C0"/>
          <w:sz w:val="24"/>
          <w:szCs w:val="24"/>
        </w:rPr>
      </w:pPr>
      <w:r w:rsidRPr="75C858A6">
        <w:rPr>
          <w:rFonts w:ascii="Times New Roman" w:eastAsia="Times New Roman" w:hAnsi="Times New Roman" w:cs="Times New Roman"/>
          <w:b/>
          <w:bCs/>
          <w:color w:val="0070C0"/>
          <w:sz w:val="24"/>
          <w:szCs w:val="24"/>
        </w:rPr>
        <w:t>Initial Use case</w:t>
      </w:r>
    </w:p>
    <w:tbl>
      <w:tblPr>
        <w:tblStyle w:val="PlainTable2"/>
        <w:tblW w:w="0" w:type="auto"/>
        <w:tblLook w:val="04A0" w:firstRow="1" w:lastRow="0" w:firstColumn="1" w:lastColumn="0" w:noHBand="0" w:noVBand="1"/>
      </w:tblPr>
      <w:tblGrid>
        <w:gridCol w:w="3120"/>
        <w:gridCol w:w="6240"/>
      </w:tblGrid>
      <w:tr w:rsidR="75C858A6" w14:paraId="600D2B56"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BAECB4E" w14:textId="398BB273" w:rsidR="75C858A6" w:rsidRDefault="75C858A6" w:rsidP="75C858A6">
            <w:pPr>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Use case name</w:t>
            </w:r>
          </w:p>
        </w:tc>
        <w:tc>
          <w:tcPr>
            <w:tcW w:w="6240" w:type="dxa"/>
          </w:tcPr>
          <w:p w14:paraId="66F28249" w14:textId="79CA827C" w:rsidR="75C858A6" w:rsidRDefault="7CC5B521" w:rsidP="7CC5B521">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AddPayee</w:t>
            </w:r>
            <w:proofErr w:type="spellEnd"/>
          </w:p>
        </w:tc>
      </w:tr>
      <w:tr w:rsidR="75C858A6" w14:paraId="6D811646"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1E2B8FD6" w14:textId="5D9BD5C4" w:rsidR="75C858A6" w:rsidRDefault="75C858A6" w:rsidP="75C858A6">
            <w:pPr>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p>
        </w:tc>
        <w:tc>
          <w:tcPr>
            <w:tcW w:w="6240" w:type="dxa"/>
          </w:tcPr>
          <w:p w14:paraId="605B6784" w14:textId="4DA4199F" w:rsidR="75C858A6" w:rsidRDefault="75C858A6" w:rsidP="75C858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7"/>
                <w:szCs w:val="27"/>
              </w:rPr>
            </w:pPr>
            <w:r w:rsidRPr="75C858A6">
              <w:rPr>
                <w:rFonts w:ascii="Times New Roman" w:eastAsia="Times New Roman" w:hAnsi="Times New Roman" w:cs="Times New Roman"/>
                <w:color w:val="000000" w:themeColor="text1"/>
                <w:sz w:val="24"/>
                <w:szCs w:val="24"/>
              </w:rPr>
              <w:t>Initiated by a Customer</w:t>
            </w:r>
          </w:p>
        </w:tc>
      </w:tr>
      <w:tr w:rsidR="75C858A6" w14:paraId="22A17991" w14:textId="77777777" w:rsidTr="7CC5B521">
        <w:tc>
          <w:tcPr>
            <w:cnfStyle w:val="001000000000" w:firstRow="0" w:lastRow="0" w:firstColumn="1" w:lastColumn="0" w:oddVBand="0" w:evenVBand="0" w:oddHBand="0" w:evenHBand="0" w:firstRowFirstColumn="0" w:firstRowLastColumn="0" w:lastRowFirstColumn="0" w:lastRowLastColumn="0"/>
            <w:tcW w:w="3120" w:type="dxa"/>
          </w:tcPr>
          <w:p w14:paraId="02F8DEE3" w14:textId="12AD5C92" w:rsidR="75C858A6" w:rsidRDefault="75C858A6" w:rsidP="75C858A6">
            <w:pPr>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Flow of Events </w:t>
            </w:r>
          </w:p>
        </w:tc>
        <w:tc>
          <w:tcPr>
            <w:tcW w:w="6240" w:type="dxa"/>
          </w:tcPr>
          <w:p w14:paraId="08E28BB6" w14:textId="320FF2D8" w:rsidR="75C858A6"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5D7DB914">
              <w:rPr>
                <w:rFonts w:ascii="Times New Roman" w:eastAsia="Times New Roman" w:hAnsi="Times New Roman" w:cs="Times New Roman"/>
                <w:b/>
                <w:bCs/>
                <w:color w:val="000000" w:themeColor="text1"/>
                <w:sz w:val="24"/>
                <w:szCs w:val="24"/>
              </w:rPr>
              <w:t xml:space="preserve"> </w:t>
            </w:r>
            <w:r w:rsidRPr="5D7DB914">
              <w:rPr>
                <w:rFonts w:ascii="Times New Roman" w:eastAsia="Times New Roman" w:hAnsi="Times New Roman" w:cs="Times New Roman"/>
                <w:color w:val="000000" w:themeColor="text1"/>
                <w:sz w:val="24"/>
                <w:szCs w:val="24"/>
              </w:rPr>
              <w:t>1.The Customer enters a payee name, payee address, payee zip code and his/her Account   Number with this payee.</w:t>
            </w:r>
            <w:r w:rsidR="75C858A6">
              <w:br/>
            </w:r>
            <w:r w:rsidRPr="5D7DB914">
              <w:rPr>
                <w:rFonts w:ascii="Times New Roman" w:eastAsia="Times New Roman" w:hAnsi="Times New Roman" w:cs="Times New Roman"/>
                <w:color w:val="000000" w:themeColor="text1"/>
                <w:sz w:val="24"/>
                <w:szCs w:val="24"/>
              </w:rPr>
              <w:t>2. The system review all information that entered payee name, Payee address, payee zip code and customer’s Account Number with this payee</w:t>
            </w:r>
            <w:r w:rsidR="75C858A6">
              <w:br/>
            </w:r>
            <w:r w:rsidRPr="5D7DB914">
              <w:rPr>
                <w:rFonts w:ascii="Times New Roman" w:eastAsia="Times New Roman" w:hAnsi="Times New Roman" w:cs="Times New Roman"/>
                <w:color w:val="000000" w:themeColor="text1"/>
                <w:sz w:val="24"/>
                <w:szCs w:val="24"/>
              </w:rPr>
              <w:t xml:space="preserve"> 3.  Customer confirm the information that entered by clicking SUBMIT or cancels the operation by clicking CANCEL.</w:t>
            </w:r>
            <w:r w:rsidR="75C858A6">
              <w:br/>
            </w:r>
            <w:r w:rsidRPr="5D7DB914">
              <w:rPr>
                <w:rFonts w:ascii="Times New Roman" w:eastAsia="Times New Roman" w:hAnsi="Times New Roman" w:cs="Times New Roman"/>
                <w:color w:val="000000" w:themeColor="text1"/>
                <w:sz w:val="24"/>
                <w:szCs w:val="24"/>
              </w:rPr>
              <w:t xml:space="preserve">4. The system shows "The payee successful added”,” The payee unsuccessful </w:t>
            </w:r>
            <w:r w:rsidR="75C858A6">
              <w:br/>
            </w:r>
            <w:r w:rsidRPr="5D7DB914">
              <w:rPr>
                <w:rFonts w:ascii="Times New Roman" w:eastAsia="Times New Roman" w:hAnsi="Times New Roman" w:cs="Times New Roman"/>
                <w:color w:val="000000" w:themeColor="text1"/>
                <w:sz w:val="24"/>
                <w:szCs w:val="24"/>
              </w:rPr>
              <w:t>added, try again” or goes to the home page.</w:t>
            </w:r>
          </w:p>
        </w:tc>
      </w:tr>
    </w:tbl>
    <w:p w14:paraId="7F9160E6" w14:textId="4784FBC9"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29 Add Payee Initial Use Case]</w:t>
      </w:r>
    </w:p>
    <w:p w14:paraId="2A9D284A" w14:textId="675A4DFF" w:rsidR="796F8611" w:rsidRDefault="796F8611" w:rsidP="796F8611">
      <w:pPr>
        <w:rPr>
          <w:rFonts w:ascii="Times New Roman" w:eastAsia="Times New Roman" w:hAnsi="Times New Roman" w:cs="Times New Roman"/>
          <w:b/>
          <w:bCs/>
          <w:color w:val="000000" w:themeColor="text1"/>
          <w:sz w:val="24"/>
          <w:szCs w:val="24"/>
        </w:rPr>
      </w:pPr>
    </w:p>
    <w:p w14:paraId="4325DBB2" w14:textId="77777777" w:rsidR="00E172D1" w:rsidRDefault="00E172D1" w:rsidP="75C858A6">
      <w:pPr>
        <w:rPr>
          <w:rFonts w:ascii="Times New Roman" w:eastAsia="Times New Roman" w:hAnsi="Times New Roman" w:cs="Times New Roman"/>
          <w:b/>
          <w:bCs/>
          <w:color w:val="0070C0"/>
          <w:sz w:val="24"/>
          <w:szCs w:val="24"/>
        </w:rPr>
      </w:pPr>
    </w:p>
    <w:p w14:paraId="64BE4999" w14:textId="5976F1C4" w:rsidR="3B1E09C7" w:rsidRDefault="75C858A6" w:rsidP="75C858A6">
      <w:pPr>
        <w:rPr>
          <w:rFonts w:ascii="Times New Roman" w:eastAsia="Times New Roman" w:hAnsi="Times New Roman" w:cs="Times New Roman"/>
          <w:b/>
          <w:bCs/>
          <w:color w:val="0070C0"/>
          <w:sz w:val="24"/>
          <w:szCs w:val="24"/>
        </w:rPr>
      </w:pPr>
      <w:r w:rsidRPr="75C858A6">
        <w:rPr>
          <w:rFonts w:ascii="Times New Roman" w:eastAsia="Times New Roman" w:hAnsi="Times New Roman" w:cs="Times New Roman"/>
          <w:b/>
          <w:bCs/>
          <w:color w:val="0070C0"/>
          <w:sz w:val="24"/>
          <w:szCs w:val="24"/>
        </w:rPr>
        <w:t>Refine Use case</w:t>
      </w:r>
    </w:p>
    <w:tbl>
      <w:tblPr>
        <w:tblStyle w:val="PlainTable2"/>
        <w:tblW w:w="0" w:type="auto"/>
        <w:tblLayout w:type="fixed"/>
        <w:tblLook w:val="04A0" w:firstRow="1" w:lastRow="0" w:firstColumn="1" w:lastColumn="0" w:noHBand="0" w:noVBand="1"/>
      </w:tblPr>
      <w:tblGrid>
        <w:gridCol w:w="3150"/>
        <w:gridCol w:w="6210"/>
      </w:tblGrid>
      <w:tr w:rsidR="75C858A6" w14:paraId="3E76C466"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5C0DD0E" w14:textId="20A0C5B8" w:rsidR="75C858A6" w:rsidRDefault="75C858A6" w:rsidP="75C858A6">
            <w:pPr>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Use case name</w:t>
            </w:r>
            <w:r w:rsidRPr="75C858A6">
              <w:rPr>
                <w:rFonts w:ascii="Times New Roman" w:eastAsia="Times New Roman" w:hAnsi="Times New Roman" w:cs="Times New Roman"/>
                <w:color w:val="000000" w:themeColor="text1"/>
                <w:sz w:val="24"/>
                <w:szCs w:val="24"/>
              </w:rPr>
              <w:t xml:space="preserve"> </w:t>
            </w:r>
          </w:p>
        </w:tc>
        <w:tc>
          <w:tcPr>
            <w:tcW w:w="6210" w:type="dxa"/>
          </w:tcPr>
          <w:p w14:paraId="4907010C" w14:textId="5BD28FD3" w:rsidR="75C858A6"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color w:val="000000" w:themeColor="text1"/>
                <w:sz w:val="24"/>
                <w:szCs w:val="24"/>
              </w:rPr>
              <w:t xml:space="preserve"> </w:t>
            </w:r>
            <w:proofErr w:type="spellStart"/>
            <w:r w:rsidRPr="7CC5B521">
              <w:rPr>
                <w:rFonts w:ascii="Times New Roman" w:eastAsia="Times New Roman" w:hAnsi="Times New Roman" w:cs="Times New Roman"/>
                <w:color w:val="000000" w:themeColor="text1"/>
                <w:sz w:val="24"/>
                <w:szCs w:val="24"/>
              </w:rPr>
              <w:t>AddPayee</w:t>
            </w:r>
            <w:proofErr w:type="spellEnd"/>
            <w:r w:rsidRPr="7CC5B521">
              <w:rPr>
                <w:rFonts w:ascii="Times New Roman" w:eastAsia="Times New Roman" w:hAnsi="Times New Roman" w:cs="Times New Roman"/>
                <w:color w:val="000000" w:themeColor="text1"/>
                <w:sz w:val="24"/>
                <w:szCs w:val="24"/>
              </w:rPr>
              <w:t xml:space="preserve"> </w:t>
            </w:r>
          </w:p>
        </w:tc>
      </w:tr>
      <w:tr w:rsidR="75C858A6" w14:paraId="32F349B1"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9C4C22" w14:textId="59E6B7BA" w:rsidR="75C858A6" w:rsidRDefault="75C858A6" w:rsidP="75C858A6">
            <w:pPr>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r w:rsidRPr="75C858A6">
              <w:rPr>
                <w:rFonts w:ascii="Times New Roman" w:eastAsia="Times New Roman" w:hAnsi="Times New Roman" w:cs="Times New Roman"/>
                <w:color w:val="000000" w:themeColor="text1"/>
                <w:sz w:val="24"/>
                <w:szCs w:val="24"/>
              </w:rPr>
              <w:t xml:space="preserve"> </w:t>
            </w:r>
          </w:p>
        </w:tc>
        <w:tc>
          <w:tcPr>
            <w:tcW w:w="6210" w:type="dxa"/>
          </w:tcPr>
          <w:p w14:paraId="0E287309" w14:textId="415CACFF" w:rsidR="75C858A6" w:rsidRDefault="75C858A6" w:rsidP="75C858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 xml:space="preserve"> Initiated by a Customer </w:t>
            </w:r>
          </w:p>
        </w:tc>
      </w:tr>
      <w:tr w:rsidR="75C858A6" w14:paraId="2EF8D118" w14:textId="77777777" w:rsidTr="7CC5B521">
        <w:tc>
          <w:tcPr>
            <w:cnfStyle w:val="001000000000" w:firstRow="0" w:lastRow="0" w:firstColumn="1" w:lastColumn="0" w:oddVBand="0" w:evenVBand="0" w:oddHBand="0" w:evenHBand="0" w:firstRowFirstColumn="0" w:firstRowLastColumn="0" w:lastRowFirstColumn="0" w:lastRowLastColumn="0"/>
            <w:tcW w:w="3150" w:type="dxa"/>
          </w:tcPr>
          <w:p w14:paraId="5CE57484" w14:textId="6C7910A0" w:rsidR="75C858A6" w:rsidRDefault="75C858A6" w:rsidP="75C858A6">
            <w:pPr>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Flow of Events </w:t>
            </w:r>
            <w:r w:rsidRPr="75C858A6">
              <w:rPr>
                <w:rFonts w:ascii="Times New Roman" w:eastAsia="Times New Roman" w:hAnsi="Times New Roman" w:cs="Times New Roman"/>
                <w:color w:val="000000" w:themeColor="text1"/>
                <w:sz w:val="24"/>
                <w:szCs w:val="24"/>
              </w:rPr>
              <w:t xml:space="preserve"> </w:t>
            </w:r>
          </w:p>
        </w:tc>
        <w:tc>
          <w:tcPr>
            <w:tcW w:w="6210" w:type="dxa"/>
          </w:tcPr>
          <w:p w14:paraId="6CFC6A70" w14:textId="30D7023D" w:rsidR="75C858A6" w:rsidRDefault="7CC5B521" w:rsidP="7CC5B521">
            <w:pPr>
              <w:pStyle w:val="ListParagraph"/>
              <w:numPr>
                <w:ilvl w:val="0"/>
                <w:numId w:val="6"/>
              </w:numPr>
              <w:spacing w:line="331" w:lineRule="exact"/>
              <w:ind w:left="0"/>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color w:val="000000" w:themeColor="text1"/>
                <w:sz w:val="24"/>
                <w:szCs w:val="24"/>
              </w:rPr>
              <w:t>Customer activate the "</w:t>
            </w:r>
            <w:proofErr w:type="spellStart"/>
            <w:r w:rsidRPr="7CC5B521">
              <w:rPr>
                <w:rFonts w:ascii="Times New Roman" w:eastAsia="Times New Roman" w:hAnsi="Times New Roman" w:cs="Times New Roman"/>
                <w:color w:val="000000" w:themeColor="text1"/>
                <w:sz w:val="24"/>
                <w:szCs w:val="24"/>
              </w:rPr>
              <w:t>AddPayee</w:t>
            </w:r>
            <w:proofErr w:type="spellEnd"/>
            <w:r w:rsidRPr="7CC5B521">
              <w:rPr>
                <w:rFonts w:ascii="Times New Roman" w:eastAsia="Times New Roman" w:hAnsi="Times New Roman" w:cs="Times New Roman"/>
                <w:color w:val="000000" w:themeColor="text1"/>
                <w:sz w:val="24"/>
                <w:szCs w:val="24"/>
              </w:rPr>
              <w:t xml:space="preserve">" in </w:t>
            </w:r>
            <w:proofErr w:type="spellStart"/>
            <w:r w:rsidRPr="7CC5B521">
              <w:rPr>
                <w:rFonts w:ascii="Times New Roman" w:eastAsia="Times New Roman" w:hAnsi="Times New Roman" w:cs="Times New Roman"/>
                <w:color w:val="000000" w:themeColor="text1"/>
                <w:sz w:val="24"/>
                <w:szCs w:val="24"/>
              </w:rPr>
              <w:t>AddPayeeWindow</w:t>
            </w:r>
            <w:proofErr w:type="spellEnd"/>
            <w:r w:rsidRPr="7CC5B521">
              <w:rPr>
                <w:rFonts w:ascii="Times New Roman" w:eastAsia="Times New Roman" w:hAnsi="Times New Roman" w:cs="Times New Roman"/>
                <w:color w:val="000000" w:themeColor="text1"/>
                <w:sz w:val="24"/>
                <w:szCs w:val="24"/>
              </w:rPr>
              <w:t xml:space="preserve"> by entering payee name, payee address, payee zip code, account number and then customer click "Submit" button. </w:t>
            </w:r>
          </w:p>
          <w:p w14:paraId="31FB0F02" w14:textId="412977A4" w:rsidR="75C858A6" w:rsidRDefault="7CC5B521" w:rsidP="7CC5B521">
            <w:pPr>
              <w:pStyle w:val="ListParagraph"/>
              <w:numPr>
                <w:ilvl w:val="0"/>
                <w:numId w:val="6"/>
              </w:numPr>
              <w:spacing w:line="331" w:lineRule="exact"/>
              <w:ind w:left="0"/>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color w:val="000000" w:themeColor="text1"/>
                <w:sz w:val="24"/>
                <w:szCs w:val="24"/>
              </w:rPr>
              <w:t xml:space="preserve">The </w:t>
            </w:r>
            <w:proofErr w:type="spellStart"/>
            <w:r w:rsidRPr="7CC5B521">
              <w:rPr>
                <w:rFonts w:ascii="Times New Roman" w:eastAsia="Times New Roman" w:hAnsi="Times New Roman" w:cs="Times New Roman"/>
                <w:color w:val="000000" w:themeColor="text1"/>
                <w:sz w:val="24"/>
                <w:szCs w:val="24"/>
              </w:rPr>
              <w:t>AddPayeeControl</w:t>
            </w:r>
            <w:proofErr w:type="spellEnd"/>
            <w:r w:rsidRPr="7CC5B521">
              <w:rPr>
                <w:rFonts w:ascii="Times New Roman" w:eastAsia="Times New Roman" w:hAnsi="Times New Roman" w:cs="Times New Roman"/>
                <w:color w:val="000000" w:themeColor="text1"/>
                <w:sz w:val="24"/>
                <w:szCs w:val="24"/>
              </w:rPr>
              <w:t xml:space="preserve"> object is created by receiving all the information from </w:t>
            </w:r>
            <w:proofErr w:type="spellStart"/>
            <w:r w:rsidRPr="7CC5B521">
              <w:rPr>
                <w:rFonts w:ascii="Times New Roman" w:eastAsia="Times New Roman" w:hAnsi="Times New Roman" w:cs="Times New Roman"/>
                <w:color w:val="000000" w:themeColor="text1"/>
                <w:sz w:val="24"/>
                <w:szCs w:val="24"/>
              </w:rPr>
              <w:t>AddPayeeWindow</w:t>
            </w:r>
            <w:proofErr w:type="spellEnd"/>
            <w:r w:rsidRPr="7CC5B521">
              <w:rPr>
                <w:rFonts w:ascii="Times New Roman" w:eastAsia="Times New Roman" w:hAnsi="Times New Roman" w:cs="Times New Roman"/>
                <w:color w:val="000000" w:themeColor="text1"/>
                <w:sz w:val="24"/>
                <w:szCs w:val="24"/>
              </w:rPr>
              <w:t>.</w:t>
            </w:r>
          </w:p>
          <w:p w14:paraId="55D64068" w14:textId="6A997046" w:rsidR="75C858A6" w:rsidRDefault="5D7DB914" w:rsidP="5D7DB914">
            <w:pPr>
              <w:pStyle w:val="ListParagraph"/>
              <w:numPr>
                <w:ilvl w:val="0"/>
                <w:numId w:val="6"/>
              </w:numPr>
              <w:spacing w:line="331" w:lineRule="exact"/>
              <w:ind w:left="0"/>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 xml:space="preserve">If the information is correct, the control object creates entity object Payee. </w:t>
            </w:r>
          </w:p>
          <w:p w14:paraId="41DB59FA" w14:textId="682B65C4" w:rsidR="75C858A6" w:rsidRDefault="7CC5B521" w:rsidP="7CC5B521">
            <w:pPr>
              <w:pStyle w:val="ListParagraph"/>
              <w:numPr>
                <w:ilvl w:val="0"/>
                <w:numId w:val="6"/>
              </w:numPr>
              <w:spacing w:line="331" w:lineRule="exact"/>
              <w:ind w:left="0"/>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color w:val="000000" w:themeColor="text1"/>
                <w:sz w:val="24"/>
                <w:szCs w:val="24"/>
              </w:rPr>
              <w:t xml:space="preserve">The </w:t>
            </w:r>
            <w:proofErr w:type="spellStart"/>
            <w:r w:rsidRPr="7CC5B521">
              <w:rPr>
                <w:rFonts w:ascii="Times New Roman" w:eastAsia="Times New Roman" w:hAnsi="Times New Roman" w:cs="Times New Roman"/>
                <w:color w:val="000000" w:themeColor="text1"/>
                <w:sz w:val="24"/>
                <w:szCs w:val="24"/>
              </w:rPr>
              <w:t>AddPayeeControl</w:t>
            </w:r>
            <w:proofErr w:type="spellEnd"/>
            <w:r w:rsidRPr="7CC5B521">
              <w:rPr>
                <w:rFonts w:ascii="Times New Roman" w:eastAsia="Times New Roman" w:hAnsi="Times New Roman" w:cs="Times New Roman"/>
                <w:color w:val="000000" w:themeColor="text1"/>
                <w:sz w:val="24"/>
                <w:szCs w:val="24"/>
              </w:rPr>
              <w:t xml:space="preserve"> object invokes the operation </w:t>
            </w:r>
            <w:proofErr w:type="spellStart"/>
            <w:r w:rsidRPr="7CC5B521">
              <w:rPr>
                <w:rFonts w:ascii="Times New Roman" w:eastAsia="Times New Roman" w:hAnsi="Times New Roman" w:cs="Times New Roman"/>
                <w:color w:val="000000" w:themeColor="text1"/>
                <w:sz w:val="24"/>
                <w:szCs w:val="24"/>
              </w:rPr>
              <w:t>AddPayee</w:t>
            </w:r>
            <w:proofErr w:type="spellEnd"/>
            <w:r w:rsidRPr="7CC5B521">
              <w:rPr>
                <w:rFonts w:ascii="Times New Roman" w:eastAsia="Times New Roman" w:hAnsi="Times New Roman" w:cs="Times New Roman"/>
                <w:color w:val="000000" w:themeColor="text1"/>
                <w:sz w:val="24"/>
                <w:szCs w:val="24"/>
              </w:rPr>
              <w:t>.</w:t>
            </w:r>
          </w:p>
          <w:p w14:paraId="1314DD86" w14:textId="2CAAE753" w:rsidR="75C858A6" w:rsidRDefault="7CC5B521" w:rsidP="7CC5B521">
            <w:pPr>
              <w:pStyle w:val="ListParagraph"/>
              <w:numPr>
                <w:ilvl w:val="0"/>
                <w:numId w:val="6"/>
              </w:numPr>
              <w:spacing w:line="331" w:lineRule="exact"/>
              <w:ind w:left="0"/>
              <w:cnfStyle w:val="000000000000" w:firstRow="0" w:lastRow="0" w:firstColumn="0" w:lastColumn="0" w:oddVBand="0" w:evenVBand="0" w:oddHBand="0" w:evenHBand="0" w:firstRowFirstColumn="0" w:firstRowLastColumn="0" w:lastRowFirstColumn="0" w:lastRowLastColumn="0"/>
            </w:pPr>
            <w:proofErr w:type="spellStart"/>
            <w:r w:rsidRPr="7CC5B521">
              <w:rPr>
                <w:rFonts w:ascii="Times New Roman" w:eastAsia="Times New Roman" w:hAnsi="Times New Roman" w:cs="Times New Roman"/>
                <w:color w:val="000000" w:themeColor="text1"/>
                <w:sz w:val="24"/>
                <w:szCs w:val="24"/>
              </w:rPr>
              <w:t>AddPayeeControl</w:t>
            </w:r>
            <w:proofErr w:type="spellEnd"/>
            <w:r w:rsidRPr="7CC5B521">
              <w:rPr>
                <w:rFonts w:ascii="Times New Roman" w:eastAsia="Times New Roman" w:hAnsi="Times New Roman" w:cs="Times New Roman"/>
                <w:color w:val="000000" w:themeColor="text1"/>
                <w:sz w:val="24"/>
                <w:szCs w:val="24"/>
              </w:rPr>
              <w:t xml:space="preserve"> object display "successful Add payee", "unsuccessful Add payee because of incorrect information " or "cancel Add payee" in </w:t>
            </w:r>
            <w:proofErr w:type="spellStart"/>
            <w:r w:rsidRPr="7CC5B521">
              <w:rPr>
                <w:rFonts w:ascii="Times New Roman" w:eastAsia="Times New Roman" w:hAnsi="Times New Roman" w:cs="Times New Roman"/>
                <w:color w:val="000000" w:themeColor="text1"/>
                <w:sz w:val="24"/>
                <w:szCs w:val="24"/>
              </w:rPr>
              <w:t>ShowResultWindow</w:t>
            </w:r>
            <w:proofErr w:type="spellEnd"/>
            <w:r w:rsidRPr="7CC5B521">
              <w:rPr>
                <w:rFonts w:ascii="Times New Roman" w:eastAsia="Times New Roman" w:hAnsi="Times New Roman" w:cs="Times New Roman"/>
                <w:color w:val="000000" w:themeColor="text1"/>
                <w:sz w:val="24"/>
                <w:szCs w:val="24"/>
              </w:rPr>
              <w:t xml:space="preserve">.  </w:t>
            </w:r>
          </w:p>
        </w:tc>
      </w:tr>
      <w:tr w:rsidR="75C858A6" w14:paraId="68922DB7"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90ECB30" w14:textId="7001934F" w:rsidR="75C858A6" w:rsidRDefault="75C858A6" w:rsidP="75C858A6">
            <w:pPr>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Entry conditions </w:t>
            </w:r>
            <w:r w:rsidRPr="75C858A6">
              <w:rPr>
                <w:rFonts w:ascii="Times New Roman" w:eastAsia="Times New Roman" w:hAnsi="Times New Roman" w:cs="Times New Roman"/>
                <w:color w:val="000000" w:themeColor="text1"/>
                <w:sz w:val="24"/>
                <w:szCs w:val="24"/>
              </w:rPr>
              <w:t xml:space="preserve"> </w:t>
            </w:r>
          </w:p>
        </w:tc>
        <w:tc>
          <w:tcPr>
            <w:tcW w:w="6210" w:type="dxa"/>
          </w:tcPr>
          <w:p w14:paraId="02BEE457" w14:textId="0954F41F" w:rsidR="75C858A6" w:rsidRDefault="75C858A6" w:rsidP="75C858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 xml:space="preserve"> Customer has added payee. </w:t>
            </w:r>
          </w:p>
        </w:tc>
      </w:tr>
      <w:tr w:rsidR="75C858A6" w14:paraId="1C769C4F" w14:textId="77777777" w:rsidTr="7CC5B521">
        <w:tc>
          <w:tcPr>
            <w:cnfStyle w:val="001000000000" w:firstRow="0" w:lastRow="0" w:firstColumn="1" w:lastColumn="0" w:oddVBand="0" w:evenVBand="0" w:oddHBand="0" w:evenHBand="0" w:firstRowFirstColumn="0" w:firstRowLastColumn="0" w:lastRowFirstColumn="0" w:lastRowLastColumn="0"/>
            <w:tcW w:w="3150" w:type="dxa"/>
          </w:tcPr>
          <w:p w14:paraId="561DCAE6" w14:textId="31CACF05" w:rsidR="75C858A6" w:rsidRDefault="75C858A6" w:rsidP="75C858A6">
            <w:pPr>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Exit conditions</w:t>
            </w:r>
            <w:r w:rsidRPr="75C858A6">
              <w:rPr>
                <w:rFonts w:ascii="Times New Roman" w:eastAsia="Times New Roman" w:hAnsi="Times New Roman" w:cs="Times New Roman"/>
                <w:color w:val="000000" w:themeColor="text1"/>
                <w:sz w:val="24"/>
                <w:szCs w:val="24"/>
              </w:rPr>
              <w:t xml:space="preserve"> </w:t>
            </w:r>
          </w:p>
        </w:tc>
        <w:tc>
          <w:tcPr>
            <w:tcW w:w="6210" w:type="dxa"/>
          </w:tcPr>
          <w:p w14:paraId="3A4E0A44" w14:textId="4F3F36FC" w:rsidR="75C858A6" w:rsidRDefault="0F59714B" w:rsidP="0F59714B">
            <w:pPr>
              <w:spacing w:line="331" w:lineRule="exact"/>
              <w:ind w:left="-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F59714B">
              <w:rPr>
                <w:rFonts w:ascii="Times New Roman" w:eastAsia="Times New Roman" w:hAnsi="Times New Roman" w:cs="Times New Roman"/>
                <w:color w:val="000000" w:themeColor="text1"/>
                <w:sz w:val="24"/>
                <w:szCs w:val="24"/>
              </w:rPr>
              <w:t>Online banking system shows "Successful add payee"    or "Unsuccessfully add payee" or “Canceled add payee".</w:t>
            </w:r>
          </w:p>
        </w:tc>
      </w:tr>
      <w:tr w:rsidR="75C858A6" w14:paraId="6483E56F"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44C44C6" w14:textId="0EDD405D" w:rsidR="75C858A6" w:rsidRDefault="75C858A6" w:rsidP="75C858A6">
            <w:pPr>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Quality Requirements</w:t>
            </w:r>
            <w:r w:rsidRPr="75C858A6">
              <w:rPr>
                <w:rFonts w:ascii="Times New Roman" w:eastAsia="Times New Roman" w:hAnsi="Times New Roman" w:cs="Times New Roman"/>
                <w:color w:val="000000" w:themeColor="text1"/>
                <w:sz w:val="24"/>
                <w:szCs w:val="24"/>
              </w:rPr>
              <w:t xml:space="preserve"> </w:t>
            </w:r>
          </w:p>
        </w:tc>
        <w:tc>
          <w:tcPr>
            <w:tcW w:w="6210" w:type="dxa"/>
          </w:tcPr>
          <w:p w14:paraId="7900F108" w14:textId="7B01117E" w:rsidR="75C858A6" w:rsidRDefault="0F59714B" w:rsidP="0F5971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F59714B">
              <w:rPr>
                <w:rFonts w:ascii="Times New Roman" w:eastAsia="Times New Roman" w:hAnsi="Times New Roman" w:cs="Times New Roman"/>
                <w:color w:val="000000" w:themeColor="text1"/>
                <w:sz w:val="24"/>
                <w:szCs w:val="24"/>
              </w:rPr>
              <w:t xml:space="preserve"> Add payee must be done within 3 minutes. </w:t>
            </w:r>
          </w:p>
        </w:tc>
      </w:tr>
    </w:tbl>
    <w:p w14:paraId="4E0884EA" w14:textId="7437F669"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30 Add Payee Refine Use Case]</w:t>
      </w:r>
    </w:p>
    <w:p w14:paraId="4EC83B20" w14:textId="7E54DAA9" w:rsidR="796F8611" w:rsidRDefault="796F8611" w:rsidP="796F8611">
      <w:pPr>
        <w:jc w:val="both"/>
        <w:rPr>
          <w:rFonts w:ascii="Times New Roman" w:eastAsia="Times New Roman" w:hAnsi="Times New Roman" w:cs="Times New Roman"/>
          <w:b/>
          <w:bCs/>
          <w:color w:val="002060"/>
          <w:sz w:val="24"/>
          <w:szCs w:val="24"/>
          <w:u w:val="single"/>
        </w:rPr>
      </w:pPr>
    </w:p>
    <w:p w14:paraId="25B006D1" w14:textId="77777777" w:rsidR="006B4679" w:rsidRDefault="006B4679" w:rsidP="3B1E09C7">
      <w:pPr>
        <w:jc w:val="both"/>
        <w:rPr>
          <w:rFonts w:ascii="Times New Roman" w:eastAsia="Times New Roman" w:hAnsi="Times New Roman" w:cs="Times New Roman"/>
          <w:b/>
          <w:bCs/>
          <w:color w:val="002060"/>
          <w:sz w:val="24"/>
          <w:szCs w:val="24"/>
          <w:u w:val="single"/>
        </w:rPr>
      </w:pPr>
    </w:p>
    <w:p w14:paraId="682AFB78" w14:textId="77777777" w:rsidR="006B4679" w:rsidRDefault="006B4679" w:rsidP="3B1E09C7">
      <w:pPr>
        <w:jc w:val="both"/>
        <w:rPr>
          <w:rFonts w:ascii="Times New Roman" w:eastAsia="Times New Roman" w:hAnsi="Times New Roman" w:cs="Times New Roman"/>
          <w:b/>
          <w:bCs/>
          <w:color w:val="002060"/>
          <w:sz w:val="24"/>
          <w:szCs w:val="24"/>
          <w:u w:val="single"/>
        </w:rPr>
      </w:pPr>
    </w:p>
    <w:p w14:paraId="3D2638C6" w14:textId="77777777" w:rsidR="006B4679" w:rsidRDefault="006B4679" w:rsidP="3B1E09C7">
      <w:pPr>
        <w:jc w:val="both"/>
        <w:rPr>
          <w:rFonts w:ascii="Times New Roman" w:eastAsia="Times New Roman" w:hAnsi="Times New Roman" w:cs="Times New Roman"/>
          <w:b/>
          <w:bCs/>
          <w:color w:val="002060"/>
          <w:sz w:val="24"/>
          <w:szCs w:val="24"/>
          <w:u w:val="single"/>
        </w:rPr>
      </w:pPr>
    </w:p>
    <w:p w14:paraId="522CC7D2" w14:textId="77777777" w:rsidR="006B4679" w:rsidRDefault="006B4679" w:rsidP="3B1E09C7">
      <w:pPr>
        <w:jc w:val="both"/>
        <w:rPr>
          <w:rFonts w:ascii="Times New Roman" w:eastAsia="Times New Roman" w:hAnsi="Times New Roman" w:cs="Times New Roman"/>
          <w:b/>
          <w:bCs/>
          <w:color w:val="002060"/>
          <w:sz w:val="24"/>
          <w:szCs w:val="24"/>
          <w:u w:val="single"/>
        </w:rPr>
      </w:pPr>
    </w:p>
    <w:p w14:paraId="4478C5DF" w14:textId="77777777" w:rsidR="006B4679" w:rsidRDefault="006B4679" w:rsidP="3B1E09C7">
      <w:pPr>
        <w:jc w:val="both"/>
        <w:rPr>
          <w:rFonts w:ascii="Times New Roman" w:eastAsia="Times New Roman" w:hAnsi="Times New Roman" w:cs="Times New Roman"/>
          <w:b/>
          <w:bCs/>
          <w:color w:val="002060"/>
          <w:sz w:val="24"/>
          <w:szCs w:val="24"/>
          <w:u w:val="single"/>
        </w:rPr>
      </w:pPr>
    </w:p>
    <w:p w14:paraId="4B81A3CF" w14:textId="77777777" w:rsidR="006B4679" w:rsidRDefault="006B4679" w:rsidP="3B1E09C7">
      <w:pPr>
        <w:jc w:val="both"/>
        <w:rPr>
          <w:rFonts w:ascii="Times New Roman" w:eastAsia="Times New Roman" w:hAnsi="Times New Roman" w:cs="Times New Roman"/>
          <w:b/>
          <w:bCs/>
          <w:color w:val="002060"/>
          <w:sz w:val="24"/>
          <w:szCs w:val="24"/>
          <w:u w:val="single"/>
        </w:rPr>
      </w:pPr>
    </w:p>
    <w:p w14:paraId="7B757822" w14:textId="77777777" w:rsidR="006B4679" w:rsidRDefault="006B4679" w:rsidP="3B1E09C7">
      <w:pPr>
        <w:jc w:val="both"/>
        <w:rPr>
          <w:rFonts w:ascii="Times New Roman" w:eastAsia="Times New Roman" w:hAnsi="Times New Roman" w:cs="Times New Roman"/>
          <w:b/>
          <w:bCs/>
          <w:color w:val="002060"/>
          <w:sz w:val="24"/>
          <w:szCs w:val="24"/>
          <w:u w:val="single"/>
        </w:rPr>
      </w:pPr>
    </w:p>
    <w:p w14:paraId="08895AE3" w14:textId="77777777" w:rsidR="006B4679" w:rsidRDefault="006B4679" w:rsidP="3B1E09C7">
      <w:pPr>
        <w:jc w:val="both"/>
        <w:rPr>
          <w:rFonts w:ascii="Times New Roman" w:eastAsia="Times New Roman" w:hAnsi="Times New Roman" w:cs="Times New Roman"/>
          <w:b/>
          <w:bCs/>
          <w:color w:val="002060"/>
          <w:sz w:val="24"/>
          <w:szCs w:val="24"/>
          <w:u w:val="single"/>
        </w:rPr>
      </w:pPr>
    </w:p>
    <w:p w14:paraId="482AA649" w14:textId="77777777" w:rsidR="006B4679" w:rsidRDefault="006B4679" w:rsidP="3B1E09C7">
      <w:pPr>
        <w:jc w:val="both"/>
        <w:rPr>
          <w:rFonts w:ascii="Times New Roman" w:eastAsia="Times New Roman" w:hAnsi="Times New Roman" w:cs="Times New Roman"/>
          <w:b/>
          <w:bCs/>
          <w:color w:val="002060"/>
          <w:sz w:val="24"/>
          <w:szCs w:val="24"/>
          <w:u w:val="single"/>
        </w:rPr>
      </w:pPr>
    </w:p>
    <w:p w14:paraId="7F935057" w14:textId="77777777" w:rsidR="006B4679" w:rsidRDefault="006B4679" w:rsidP="3B1E09C7">
      <w:pPr>
        <w:jc w:val="both"/>
        <w:rPr>
          <w:rFonts w:ascii="Times New Roman" w:eastAsia="Times New Roman" w:hAnsi="Times New Roman" w:cs="Times New Roman"/>
          <w:b/>
          <w:bCs/>
          <w:color w:val="002060"/>
          <w:sz w:val="24"/>
          <w:szCs w:val="24"/>
          <w:u w:val="single"/>
        </w:rPr>
      </w:pPr>
    </w:p>
    <w:p w14:paraId="14C189BF" w14:textId="77777777" w:rsidR="006B4679" w:rsidRDefault="006B4679" w:rsidP="3B1E09C7">
      <w:pPr>
        <w:jc w:val="both"/>
        <w:rPr>
          <w:rFonts w:ascii="Times New Roman" w:eastAsia="Times New Roman" w:hAnsi="Times New Roman" w:cs="Times New Roman"/>
          <w:b/>
          <w:bCs/>
          <w:color w:val="002060"/>
          <w:sz w:val="24"/>
          <w:szCs w:val="24"/>
          <w:u w:val="single"/>
        </w:rPr>
      </w:pPr>
    </w:p>
    <w:p w14:paraId="338E16FE" w14:textId="77777777" w:rsidR="00CE5173" w:rsidRDefault="00CE5173" w:rsidP="3B1E09C7">
      <w:pPr>
        <w:jc w:val="both"/>
        <w:rPr>
          <w:rFonts w:ascii="Times New Roman" w:eastAsia="Times New Roman" w:hAnsi="Times New Roman" w:cs="Times New Roman"/>
          <w:b/>
          <w:bCs/>
          <w:color w:val="002060"/>
          <w:sz w:val="24"/>
          <w:szCs w:val="24"/>
          <w:u w:val="single"/>
        </w:rPr>
      </w:pPr>
    </w:p>
    <w:p w14:paraId="4855DF10" w14:textId="2A7A5EA8"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lastRenderedPageBreak/>
        <w:t>Dynamic Model:</w:t>
      </w:r>
    </w:p>
    <w:p w14:paraId="41BC82D3" w14:textId="1967CBB7" w:rsidR="3B1E09C7" w:rsidRDefault="75C858A6" w:rsidP="3B1E09C7">
      <w:pPr>
        <w:jc w:val="both"/>
        <w:rPr>
          <w:rFonts w:ascii="Times New Roman" w:eastAsia="Times New Roman" w:hAnsi="Times New Roman" w:cs="Times New Roman"/>
          <w:b/>
          <w:bCs/>
          <w:color w:val="0070C0"/>
          <w:sz w:val="24"/>
          <w:szCs w:val="24"/>
        </w:rPr>
      </w:pPr>
      <w:r w:rsidRPr="75C858A6">
        <w:rPr>
          <w:rFonts w:ascii="Times New Roman" w:eastAsia="Times New Roman" w:hAnsi="Times New Roman" w:cs="Times New Roman"/>
          <w:b/>
          <w:bCs/>
          <w:color w:val="0070C0"/>
          <w:sz w:val="24"/>
          <w:szCs w:val="24"/>
        </w:rPr>
        <w:t>Sequences Diagram</w:t>
      </w:r>
    </w:p>
    <w:p w14:paraId="7064B45A" w14:textId="77777777" w:rsidR="00407FDE" w:rsidRDefault="3B1E09C7" w:rsidP="00407FDE">
      <w:pPr>
        <w:jc w:val="center"/>
        <w:rPr>
          <w:rFonts w:ascii="Times New Roman" w:eastAsia="Times New Roman" w:hAnsi="Times New Roman" w:cs="Times New Roman"/>
          <w:b/>
          <w:bCs/>
        </w:rPr>
      </w:pPr>
      <w:r>
        <w:rPr>
          <w:noProof/>
          <w:lang w:eastAsia="zh-CN"/>
        </w:rPr>
        <w:drawing>
          <wp:inline distT="0" distB="0" distL="0" distR="0" wp14:anchorId="4CC5B7BC" wp14:editId="609B341A">
            <wp:extent cx="5557648" cy="4237703"/>
            <wp:effectExtent l="0" t="0" r="5080" b="0"/>
            <wp:docPr id="2049383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4132" cy="4250272"/>
                    </a:xfrm>
                    <a:prstGeom prst="rect">
                      <a:avLst/>
                    </a:prstGeom>
                  </pic:spPr>
                </pic:pic>
              </a:graphicData>
            </a:graphic>
          </wp:inline>
        </w:drawing>
      </w:r>
    </w:p>
    <w:p w14:paraId="13D4E52B" w14:textId="24E14019" w:rsidR="796F8611" w:rsidRPr="00407FDE" w:rsidRDefault="29B25F8F" w:rsidP="00407FDE">
      <w:pPr>
        <w:jc w:val="center"/>
      </w:pPr>
      <w:r w:rsidRPr="29B25F8F">
        <w:rPr>
          <w:rFonts w:ascii="Times New Roman" w:eastAsia="Times New Roman" w:hAnsi="Times New Roman" w:cs="Times New Roman"/>
          <w:b/>
          <w:bCs/>
        </w:rPr>
        <w:t>[Fig 13: Sequence diagram of Add Payee]</w:t>
      </w:r>
    </w:p>
    <w:p w14:paraId="32F63FE6" w14:textId="3A06DB92" w:rsidR="3B1E09C7" w:rsidRDefault="63CD0CD6" w:rsidP="63CD0CD6">
      <w:pPr>
        <w:jc w:val="both"/>
        <w:rPr>
          <w:rFonts w:ascii="Times New Roman" w:eastAsia="Times New Roman" w:hAnsi="Times New Roman" w:cs="Times New Roman"/>
          <w:b/>
          <w:bCs/>
          <w:color w:val="0070C0"/>
          <w:sz w:val="24"/>
          <w:szCs w:val="24"/>
        </w:rPr>
      </w:pPr>
      <w:r w:rsidRPr="63CD0CD6">
        <w:rPr>
          <w:rFonts w:ascii="Times New Roman" w:eastAsia="Times New Roman" w:hAnsi="Times New Roman" w:cs="Times New Roman"/>
          <w:b/>
          <w:bCs/>
          <w:color w:val="0070C0"/>
          <w:sz w:val="24"/>
          <w:szCs w:val="24"/>
        </w:rPr>
        <w:t>State Diagram of Payee entity object</w:t>
      </w:r>
    </w:p>
    <w:p w14:paraId="6A148DA5" w14:textId="43F88592" w:rsidR="3B1E09C7" w:rsidRDefault="3B1E09C7" w:rsidP="2AC59158">
      <w:pPr>
        <w:jc w:val="center"/>
        <w:rPr>
          <w:rFonts w:ascii="Times New Roman" w:eastAsia="Times New Roman" w:hAnsi="Times New Roman" w:cs="Times New Roman"/>
          <w:b/>
          <w:bCs/>
          <w:color w:val="000000" w:themeColor="text1"/>
          <w:sz w:val="24"/>
          <w:szCs w:val="24"/>
          <w:u w:val="single"/>
        </w:rPr>
      </w:pPr>
      <w:r>
        <w:rPr>
          <w:noProof/>
          <w:lang w:eastAsia="zh-CN"/>
        </w:rPr>
        <w:drawing>
          <wp:inline distT="0" distB="0" distL="0" distR="0" wp14:anchorId="48DB5719" wp14:editId="49BBAE91">
            <wp:extent cx="4021025" cy="2429369"/>
            <wp:effectExtent l="0" t="0" r="0" b="9525"/>
            <wp:docPr id="15373660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038113" cy="2439693"/>
                    </a:xfrm>
                    <a:prstGeom prst="rect">
                      <a:avLst/>
                    </a:prstGeom>
                  </pic:spPr>
                </pic:pic>
              </a:graphicData>
            </a:graphic>
          </wp:inline>
        </w:drawing>
      </w:r>
    </w:p>
    <w:p w14:paraId="2266D48A" w14:textId="7BAAFF30" w:rsidR="796F8611" w:rsidRDefault="29B25F8F" w:rsidP="7500CCF5">
      <w:pPr>
        <w:jc w:val="center"/>
        <w:rPr>
          <w:rFonts w:ascii="Times New Roman" w:eastAsia="Times New Roman" w:hAnsi="Times New Roman" w:cs="Times New Roman"/>
          <w:b/>
          <w:bCs/>
        </w:rPr>
      </w:pPr>
      <w:r w:rsidRPr="29B25F8F">
        <w:rPr>
          <w:rFonts w:ascii="Times New Roman" w:eastAsia="Times New Roman" w:hAnsi="Times New Roman" w:cs="Times New Roman"/>
          <w:b/>
          <w:bCs/>
        </w:rPr>
        <w:t>[Fig 14: State diagram of Payee]</w:t>
      </w:r>
    </w:p>
    <w:p w14:paraId="200BD2D0" w14:textId="7629DDD2" w:rsidR="3B1E09C7" w:rsidRDefault="1577204D" w:rsidP="1577204D">
      <w:pPr>
        <w:jc w:val="both"/>
        <w:rPr>
          <w:rFonts w:ascii="Times New Roman" w:eastAsia="Times New Roman" w:hAnsi="Times New Roman" w:cs="Times New Roman"/>
          <w:b/>
          <w:bCs/>
          <w:sz w:val="24"/>
          <w:szCs w:val="24"/>
        </w:rPr>
      </w:pPr>
      <w:r w:rsidRPr="1577204D">
        <w:rPr>
          <w:rFonts w:ascii="Times New Roman" w:eastAsia="Times New Roman" w:hAnsi="Times New Roman" w:cs="Times New Roman"/>
          <w:b/>
          <w:bCs/>
          <w:sz w:val="24"/>
          <w:szCs w:val="24"/>
        </w:rPr>
        <w:lastRenderedPageBreak/>
        <w:t>3.7. A customer is able to delete a payee.</w:t>
      </w:r>
    </w:p>
    <w:p w14:paraId="24F167F2" w14:textId="476FC90F" w:rsidR="75C858A6" w:rsidRDefault="75C858A6" w:rsidP="75C858A6">
      <w:pPr>
        <w:spacing w:line="331" w:lineRule="exact"/>
      </w:pPr>
      <w:r w:rsidRPr="75C858A6">
        <w:rPr>
          <w:rFonts w:ascii="Times New Roman" w:eastAsia="Times New Roman" w:hAnsi="Times New Roman" w:cs="Times New Roman"/>
          <w:color w:val="000000" w:themeColor="text1"/>
          <w:sz w:val="24"/>
          <w:szCs w:val="24"/>
        </w:rPr>
        <w:t xml:space="preserve">Functionality: Customers delete a payee. </w:t>
      </w:r>
    </w:p>
    <w:p w14:paraId="67AF5840" w14:textId="6BC9A978" w:rsidR="75C858A6" w:rsidRDefault="75C858A6" w:rsidP="75C858A6">
      <w:pPr>
        <w:jc w:val="both"/>
        <w:rPr>
          <w:rFonts w:ascii="Times New Roman" w:eastAsia="Times New Roman" w:hAnsi="Times New Roman" w:cs="Times New Roman"/>
          <w:b/>
          <w:bCs/>
          <w:color w:val="000000" w:themeColor="text1"/>
          <w:sz w:val="24"/>
          <w:szCs w:val="24"/>
        </w:rPr>
      </w:pPr>
      <w:r w:rsidRPr="75C858A6">
        <w:rPr>
          <w:rFonts w:ascii="Times New Roman" w:eastAsia="Times New Roman" w:hAnsi="Times New Roman" w:cs="Times New Roman"/>
          <w:color w:val="000000" w:themeColor="text1"/>
          <w:sz w:val="24"/>
          <w:szCs w:val="24"/>
        </w:rPr>
        <w:t>Functionality name</w:t>
      </w:r>
      <w:r w:rsidRPr="75C858A6">
        <w:rPr>
          <w:rFonts w:ascii="Times New Roman" w:eastAsia="Times New Roman" w:hAnsi="Times New Roman" w:cs="Times New Roman"/>
          <w:b/>
          <w:bCs/>
          <w:color w:val="000000" w:themeColor="text1"/>
          <w:sz w:val="24"/>
          <w:szCs w:val="24"/>
        </w:rPr>
        <w:t>: Delete Payee</w:t>
      </w:r>
    </w:p>
    <w:p w14:paraId="372BEC28" w14:textId="794C4264"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t>Functional Model:</w:t>
      </w:r>
    </w:p>
    <w:p w14:paraId="3662D4D5" w14:textId="20430F78"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Scenarios</w:t>
      </w:r>
    </w:p>
    <w:p w14:paraId="7164C064" w14:textId="7DA20552" w:rsidR="3B1E09C7" w:rsidRDefault="75C858A6" w:rsidP="75C858A6">
      <w:pPr>
        <w:spacing w:line="331" w:lineRule="exact"/>
        <w:jc w:val="both"/>
      </w:pPr>
      <w:r w:rsidRPr="75C858A6">
        <w:rPr>
          <w:rFonts w:ascii="Times New Roman" w:eastAsia="Times New Roman" w:hAnsi="Times New Roman" w:cs="Times New Roman"/>
          <w:b/>
          <w:bCs/>
          <w:color w:val="000000" w:themeColor="text1"/>
          <w:sz w:val="24"/>
          <w:szCs w:val="24"/>
        </w:rPr>
        <w:t>Example 1:</w:t>
      </w:r>
      <w:r w:rsidRPr="75C858A6">
        <w:rPr>
          <w:rFonts w:ascii="Times New Roman" w:eastAsia="Times New Roman" w:hAnsi="Times New Roman" w:cs="Times New Roman"/>
          <w:color w:val="000000" w:themeColor="text1"/>
          <w:sz w:val="24"/>
          <w:szCs w:val="24"/>
        </w:rPr>
        <w:t xml:space="preserve"> Susan attempts to delete her payee by clicking "Delete Payee" on 04/12/2018 at 8:30PM. </w:t>
      </w:r>
    </w:p>
    <w:tbl>
      <w:tblPr>
        <w:tblStyle w:val="PlainTable2"/>
        <w:tblW w:w="9360" w:type="dxa"/>
        <w:tblLayout w:type="fixed"/>
        <w:tblLook w:val="04A0" w:firstRow="1" w:lastRow="0" w:firstColumn="1" w:lastColumn="0" w:noHBand="0" w:noVBand="1"/>
      </w:tblPr>
      <w:tblGrid>
        <w:gridCol w:w="4335"/>
        <w:gridCol w:w="5025"/>
      </w:tblGrid>
      <w:tr w:rsidR="3B1E09C7" w14:paraId="0C2AB617"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5" w:type="dxa"/>
          </w:tcPr>
          <w:p w14:paraId="12E52518" w14:textId="088617E9" w:rsidR="3B1E09C7" w:rsidRDefault="3B1E09C7" w:rsidP="3B1E09C7">
            <w:pPr>
              <w:spacing w:line="331" w:lineRule="exact"/>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Scenario name</w:t>
            </w:r>
            <w:r w:rsidRPr="3B1E09C7">
              <w:rPr>
                <w:rFonts w:ascii="Times New Roman" w:eastAsia="Times New Roman" w:hAnsi="Times New Roman" w:cs="Times New Roman"/>
                <w:color w:val="000000" w:themeColor="text1"/>
                <w:sz w:val="24"/>
                <w:szCs w:val="24"/>
              </w:rPr>
              <w:t xml:space="preserve"> </w:t>
            </w:r>
          </w:p>
        </w:tc>
        <w:tc>
          <w:tcPr>
            <w:tcW w:w="5025" w:type="dxa"/>
          </w:tcPr>
          <w:p w14:paraId="2441BD5D" w14:textId="7CB18FF1" w:rsidR="3B1E09C7" w:rsidRDefault="7CC5B521" w:rsidP="7CC5B521">
            <w:pPr>
              <w:spacing w:line="331" w:lineRule="exac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DeletePayeeSuccessful:DeletePayee</w:t>
            </w:r>
            <w:proofErr w:type="spellEnd"/>
            <w:r w:rsidRPr="7CC5B521">
              <w:rPr>
                <w:rFonts w:ascii="Times New Roman" w:eastAsia="Times New Roman" w:hAnsi="Times New Roman" w:cs="Times New Roman"/>
                <w:color w:val="000000" w:themeColor="text1"/>
                <w:sz w:val="24"/>
                <w:szCs w:val="24"/>
                <w:u w:val="single"/>
              </w:rPr>
              <w:t xml:space="preserve"> </w:t>
            </w:r>
          </w:p>
        </w:tc>
      </w:tr>
      <w:tr w:rsidR="3B1E09C7" w14:paraId="38D8E3E1"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5" w:type="dxa"/>
          </w:tcPr>
          <w:p w14:paraId="073ACC7B" w14:textId="1B9BA326" w:rsidR="3B1E09C7" w:rsidRDefault="3B1E09C7" w:rsidP="3B1E09C7">
            <w:pPr>
              <w:spacing w:line="331" w:lineRule="exact"/>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r w:rsidRPr="3B1E09C7">
              <w:rPr>
                <w:rFonts w:ascii="Times New Roman" w:eastAsia="Times New Roman" w:hAnsi="Times New Roman" w:cs="Times New Roman"/>
                <w:color w:val="000000" w:themeColor="text1"/>
                <w:sz w:val="24"/>
                <w:szCs w:val="24"/>
              </w:rPr>
              <w:t xml:space="preserve"> </w:t>
            </w:r>
          </w:p>
        </w:tc>
        <w:tc>
          <w:tcPr>
            <w:tcW w:w="5025" w:type="dxa"/>
          </w:tcPr>
          <w:p w14:paraId="53DD2C0C" w14:textId="4619677B" w:rsidR="3B1E09C7" w:rsidRDefault="7CC5B521" w:rsidP="7CC5B521">
            <w:pPr>
              <w:spacing w:line="331" w:lineRule="exac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color w:val="000000" w:themeColor="text1"/>
                <w:sz w:val="24"/>
                <w:szCs w:val="24"/>
                <w:u w:val="single"/>
              </w:rPr>
              <w:t>Susan:Customer</w:t>
            </w:r>
            <w:proofErr w:type="spellEnd"/>
            <w:r w:rsidRPr="7CC5B521">
              <w:rPr>
                <w:rFonts w:ascii="Times New Roman" w:eastAsia="Times New Roman" w:hAnsi="Times New Roman" w:cs="Times New Roman"/>
                <w:color w:val="000000" w:themeColor="text1"/>
                <w:sz w:val="24"/>
                <w:szCs w:val="24"/>
                <w:u w:val="single"/>
              </w:rPr>
              <w:t xml:space="preserve"> </w:t>
            </w:r>
          </w:p>
        </w:tc>
      </w:tr>
      <w:tr w:rsidR="3B1E09C7" w14:paraId="1BC39D84" w14:textId="77777777" w:rsidTr="7CC5B521">
        <w:tc>
          <w:tcPr>
            <w:cnfStyle w:val="001000000000" w:firstRow="0" w:lastRow="0" w:firstColumn="1" w:lastColumn="0" w:oddVBand="0" w:evenVBand="0" w:oddHBand="0" w:evenHBand="0" w:firstRowFirstColumn="0" w:firstRowLastColumn="0" w:lastRowFirstColumn="0" w:lastRowLastColumn="0"/>
            <w:tcW w:w="4335" w:type="dxa"/>
          </w:tcPr>
          <w:p w14:paraId="7742DCDF" w14:textId="1A75C092" w:rsidR="3B1E09C7" w:rsidRDefault="3B1E09C7" w:rsidP="3B1E09C7">
            <w:pPr>
              <w:spacing w:line="331" w:lineRule="exact"/>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Instances Flow of events</w:t>
            </w:r>
            <w:r w:rsidRPr="3B1E09C7">
              <w:rPr>
                <w:rFonts w:ascii="Times New Roman" w:eastAsia="Times New Roman" w:hAnsi="Times New Roman" w:cs="Times New Roman"/>
                <w:color w:val="000000" w:themeColor="text1"/>
                <w:sz w:val="24"/>
                <w:szCs w:val="24"/>
              </w:rPr>
              <w:t xml:space="preserve">  </w:t>
            </w:r>
          </w:p>
        </w:tc>
        <w:tc>
          <w:tcPr>
            <w:tcW w:w="5025" w:type="dxa"/>
          </w:tcPr>
          <w:p w14:paraId="2A9B24DB" w14:textId="449A2203" w:rsidR="3B1E09C7" w:rsidRDefault="4F29C669" w:rsidP="4F29C669">
            <w:pPr>
              <w:spacing w:line="331" w:lineRule="exact"/>
              <w:jc w:val="both"/>
              <w:cnfStyle w:val="000000000000" w:firstRow="0" w:lastRow="0" w:firstColumn="0" w:lastColumn="0" w:oddVBand="0" w:evenVBand="0" w:oddHBand="0" w:evenHBand="0" w:firstRowFirstColumn="0" w:firstRowLastColumn="0" w:lastRowFirstColumn="0" w:lastRowLastColumn="0"/>
            </w:pPr>
            <w:r w:rsidRPr="4F29C669">
              <w:rPr>
                <w:rFonts w:ascii="Times New Roman" w:eastAsia="Times New Roman" w:hAnsi="Times New Roman" w:cs="Times New Roman"/>
                <w:color w:val="000000" w:themeColor="text1"/>
                <w:sz w:val="24"/>
                <w:szCs w:val="24"/>
              </w:rPr>
              <w:t>1.Susan activates the “Delete Payee” functionality of the system by clicking on “Delete Payee”.</w:t>
            </w:r>
          </w:p>
          <w:p w14:paraId="391AFA8B" w14:textId="58E9A108" w:rsidR="3B1E09C7" w:rsidRDefault="4F29C669" w:rsidP="4F29C669">
            <w:pPr>
              <w:spacing w:line="331" w:lineRule="exact"/>
              <w:jc w:val="both"/>
              <w:cnfStyle w:val="000000000000" w:firstRow="0" w:lastRow="0" w:firstColumn="0" w:lastColumn="0" w:oddVBand="0" w:evenVBand="0" w:oddHBand="0" w:evenHBand="0" w:firstRowFirstColumn="0" w:firstRowLastColumn="0" w:lastRowFirstColumn="0" w:lastRowLastColumn="0"/>
            </w:pPr>
            <w:r w:rsidRPr="4F29C669">
              <w:rPr>
                <w:rFonts w:ascii="Times New Roman" w:eastAsia="Times New Roman" w:hAnsi="Times New Roman" w:cs="Times New Roman"/>
                <w:color w:val="000000" w:themeColor="text1"/>
                <w:sz w:val="24"/>
                <w:szCs w:val="24"/>
              </w:rPr>
              <w:t>2.Susan selects her Payee "Verizon", then Susan selects "View/Change payee details".</w:t>
            </w:r>
          </w:p>
          <w:p w14:paraId="7A82A655" w14:textId="168D2A03" w:rsidR="3B1E09C7" w:rsidRDefault="4F29C669" w:rsidP="4F29C669">
            <w:pPr>
              <w:spacing w:line="331" w:lineRule="exact"/>
              <w:jc w:val="both"/>
              <w:cnfStyle w:val="000000000000" w:firstRow="0" w:lastRow="0" w:firstColumn="0" w:lastColumn="0" w:oddVBand="0" w:evenVBand="0" w:oddHBand="0" w:evenHBand="0" w:firstRowFirstColumn="0" w:firstRowLastColumn="0" w:lastRowFirstColumn="0" w:lastRowLastColumn="0"/>
            </w:pPr>
            <w:r w:rsidRPr="4F29C669">
              <w:rPr>
                <w:rFonts w:ascii="Times New Roman" w:eastAsia="Times New Roman" w:hAnsi="Times New Roman" w:cs="Times New Roman"/>
                <w:color w:val="000000" w:themeColor="text1"/>
                <w:sz w:val="24"/>
                <w:szCs w:val="24"/>
              </w:rPr>
              <w:t>3.Susan clicks "Delete payee" button to delete payee.</w:t>
            </w:r>
          </w:p>
          <w:p w14:paraId="62171A62" w14:textId="7DE18AF8" w:rsidR="3B1E09C7" w:rsidRDefault="7D47589F" w:rsidP="7D47589F">
            <w:pPr>
              <w:spacing w:line="331" w:lineRule="exact"/>
              <w:jc w:val="both"/>
              <w:cnfStyle w:val="000000000000" w:firstRow="0" w:lastRow="0" w:firstColumn="0" w:lastColumn="0" w:oddVBand="0" w:evenVBand="0" w:oddHBand="0" w:evenHBand="0" w:firstRowFirstColumn="0" w:firstRowLastColumn="0" w:lastRowFirstColumn="0" w:lastRowLastColumn="0"/>
            </w:pPr>
            <w:r w:rsidRPr="7D47589F">
              <w:rPr>
                <w:rFonts w:ascii="Times New Roman" w:eastAsia="Times New Roman" w:hAnsi="Times New Roman" w:cs="Times New Roman"/>
                <w:color w:val="000000" w:themeColor="text1"/>
                <w:sz w:val="24"/>
                <w:szCs w:val="24"/>
              </w:rPr>
              <w:t xml:space="preserve">4. Payee deleted successful.  </w:t>
            </w:r>
          </w:p>
        </w:tc>
      </w:tr>
    </w:tbl>
    <w:p w14:paraId="10C2D13B" w14:textId="4D92138C"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31 Delete Payee Successful Scenario]</w:t>
      </w:r>
    </w:p>
    <w:p w14:paraId="4D217816" w14:textId="74A5297D" w:rsidR="796F8611" w:rsidRDefault="796F8611" w:rsidP="796F8611">
      <w:pPr>
        <w:spacing w:line="331" w:lineRule="exact"/>
        <w:rPr>
          <w:rFonts w:ascii="Times New Roman" w:eastAsia="Times New Roman" w:hAnsi="Times New Roman" w:cs="Times New Roman"/>
          <w:b/>
          <w:bCs/>
          <w:color w:val="000000" w:themeColor="text1"/>
          <w:sz w:val="24"/>
          <w:szCs w:val="24"/>
        </w:rPr>
      </w:pPr>
    </w:p>
    <w:p w14:paraId="6BDB8201" w14:textId="23E100C7" w:rsidR="3B1E09C7" w:rsidRDefault="75C858A6" w:rsidP="75C858A6">
      <w:pPr>
        <w:spacing w:line="331" w:lineRule="exact"/>
        <w:jc w:val="both"/>
      </w:pPr>
      <w:r w:rsidRPr="75C858A6">
        <w:rPr>
          <w:rFonts w:ascii="Times New Roman" w:eastAsia="Times New Roman" w:hAnsi="Times New Roman" w:cs="Times New Roman"/>
          <w:b/>
          <w:bCs/>
          <w:color w:val="000000" w:themeColor="text1"/>
          <w:sz w:val="24"/>
          <w:szCs w:val="24"/>
        </w:rPr>
        <w:t>Example 2:</w:t>
      </w:r>
      <w:r w:rsidRPr="75C858A6">
        <w:rPr>
          <w:rFonts w:ascii="Times New Roman" w:eastAsia="Times New Roman" w:hAnsi="Times New Roman" w:cs="Times New Roman"/>
          <w:color w:val="000000" w:themeColor="text1"/>
          <w:sz w:val="24"/>
          <w:szCs w:val="24"/>
        </w:rPr>
        <w:t xml:space="preserve"> Susan attempts to delete her payee by clicking "Delete Payee" on 04/12/2018 at 8:30PM. </w:t>
      </w:r>
    </w:p>
    <w:tbl>
      <w:tblPr>
        <w:tblStyle w:val="PlainTable2"/>
        <w:tblW w:w="9360" w:type="dxa"/>
        <w:tblLayout w:type="fixed"/>
        <w:tblLook w:val="04A0" w:firstRow="1" w:lastRow="0" w:firstColumn="1" w:lastColumn="0" w:noHBand="0" w:noVBand="1"/>
      </w:tblPr>
      <w:tblGrid>
        <w:gridCol w:w="4290"/>
        <w:gridCol w:w="5070"/>
      </w:tblGrid>
      <w:tr w:rsidR="3B1E09C7" w14:paraId="39479BB3"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0" w:type="dxa"/>
          </w:tcPr>
          <w:p w14:paraId="75304834" w14:textId="07DEA6BC" w:rsidR="3B1E09C7" w:rsidRDefault="3B1E09C7" w:rsidP="3B1E09C7">
            <w:pPr>
              <w:spacing w:line="331" w:lineRule="exact"/>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Scenario name</w:t>
            </w:r>
            <w:r w:rsidRPr="3B1E09C7">
              <w:rPr>
                <w:rFonts w:ascii="Times New Roman" w:eastAsia="Times New Roman" w:hAnsi="Times New Roman" w:cs="Times New Roman"/>
                <w:color w:val="000000" w:themeColor="text1"/>
                <w:sz w:val="24"/>
                <w:szCs w:val="24"/>
              </w:rPr>
              <w:t xml:space="preserve"> </w:t>
            </w:r>
          </w:p>
        </w:tc>
        <w:tc>
          <w:tcPr>
            <w:tcW w:w="5070" w:type="dxa"/>
          </w:tcPr>
          <w:p w14:paraId="2EA128C0" w14:textId="201BF450" w:rsidR="3B1E09C7" w:rsidRDefault="7CC5B521" w:rsidP="7CC5B521">
            <w:pPr>
              <w:spacing w:line="331" w:lineRule="exac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u w:val="single"/>
              </w:rPr>
              <w:t>DeletePayeeUnsuccessful:DeletePayee</w:t>
            </w:r>
            <w:proofErr w:type="spellEnd"/>
            <w:r w:rsidRPr="7CC5B521">
              <w:rPr>
                <w:rFonts w:ascii="Times New Roman" w:eastAsia="Times New Roman" w:hAnsi="Times New Roman" w:cs="Times New Roman"/>
                <w:color w:val="000000" w:themeColor="text1"/>
                <w:sz w:val="24"/>
                <w:szCs w:val="24"/>
              </w:rPr>
              <w:t xml:space="preserve"> </w:t>
            </w:r>
          </w:p>
        </w:tc>
      </w:tr>
      <w:tr w:rsidR="3B1E09C7" w14:paraId="7889B6CC"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0" w:type="dxa"/>
          </w:tcPr>
          <w:p w14:paraId="5FFFA7FA" w14:textId="1E362FFA" w:rsidR="3B1E09C7" w:rsidRDefault="3B1E09C7" w:rsidP="3B1E09C7">
            <w:pPr>
              <w:spacing w:line="331" w:lineRule="exact"/>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r w:rsidRPr="3B1E09C7">
              <w:rPr>
                <w:rFonts w:ascii="Times New Roman" w:eastAsia="Times New Roman" w:hAnsi="Times New Roman" w:cs="Times New Roman"/>
                <w:color w:val="000000" w:themeColor="text1"/>
                <w:sz w:val="24"/>
                <w:szCs w:val="24"/>
              </w:rPr>
              <w:t xml:space="preserve"> </w:t>
            </w:r>
          </w:p>
        </w:tc>
        <w:tc>
          <w:tcPr>
            <w:tcW w:w="5070" w:type="dxa"/>
          </w:tcPr>
          <w:p w14:paraId="1C0DBC8F" w14:textId="230C8396" w:rsidR="3B1E09C7" w:rsidRDefault="7CC5B521" w:rsidP="7CC5B521">
            <w:pPr>
              <w:spacing w:line="331" w:lineRule="exac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color w:val="000000" w:themeColor="text1"/>
                <w:sz w:val="24"/>
                <w:szCs w:val="24"/>
                <w:u w:val="single"/>
              </w:rPr>
              <w:t>Susan:Customer</w:t>
            </w:r>
            <w:proofErr w:type="spellEnd"/>
            <w:r w:rsidRPr="7CC5B521">
              <w:rPr>
                <w:rFonts w:ascii="Times New Roman" w:eastAsia="Times New Roman" w:hAnsi="Times New Roman" w:cs="Times New Roman"/>
                <w:color w:val="000000" w:themeColor="text1"/>
                <w:sz w:val="24"/>
                <w:szCs w:val="24"/>
                <w:u w:val="single"/>
              </w:rPr>
              <w:t xml:space="preserve"> </w:t>
            </w:r>
          </w:p>
        </w:tc>
      </w:tr>
      <w:tr w:rsidR="3B1E09C7" w14:paraId="15AB7BFE" w14:textId="77777777" w:rsidTr="7CC5B521">
        <w:tc>
          <w:tcPr>
            <w:cnfStyle w:val="001000000000" w:firstRow="0" w:lastRow="0" w:firstColumn="1" w:lastColumn="0" w:oddVBand="0" w:evenVBand="0" w:oddHBand="0" w:evenHBand="0" w:firstRowFirstColumn="0" w:firstRowLastColumn="0" w:lastRowFirstColumn="0" w:lastRowLastColumn="0"/>
            <w:tcW w:w="4290" w:type="dxa"/>
          </w:tcPr>
          <w:p w14:paraId="0EF30297" w14:textId="4740C501" w:rsidR="3B1E09C7" w:rsidRDefault="3B1E09C7" w:rsidP="3B1E09C7">
            <w:pPr>
              <w:spacing w:line="331" w:lineRule="exact"/>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Instances Flow of events</w:t>
            </w:r>
            <w:r w:rsidRPr="3B1E09C7">
              <w:rPr>
                <w:rFonts w:ascii="Times New Roman" w:eastAsia="Times New Roman" w:hAnsi="Times New Roman" w:cs="Times New Roman"/>
                <w:color w:val="000000" w:themeColor="text1"/>
                <w:sz w:val="24"/>
                <w:szCs w:val="24"/>
              </w:rPr>
              <w:t xml:space="preserve">  </w:t>
            </w:r>
          </w:p>
        </w:tc>
        <w:tc>
          <w:tcPr>
            <w:tcW w:w="5070" w:type="dxa"/>
          </w:tcPr>
          <w:p w14:paraId="2FDFB0A3" w14:textId="25E8F17F"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1.Susan activates the “Delete Payee” functionality of the system by clicking on “Delete Payee”.</w:t>
            </w:r>
          </w:p>
          <w:p w14:paraId="2BD15A8A" w14:textId="2802C450"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2.Susan selects her Payee "Verizon", then Susan selects "View/Change payee details".</w:t>
            </w:r>
          </w:p>
          <w:p w14:paraId="0BC6278C" w14:textId="16AFD6C8"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3.Susan clicks "Delete payee" button to delete payee.</w:t>
            </w:r>
          </w:p>
          <w:p w14:paraId="6535F811" w14:textId="74D493E6"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4.Payee deleted unsuccessful.</w:t>
            </w:r>
          </w:p>
        </w:tc>
      </w:tr>
    </w:tbl>
    <w:p w14:paraId="0D7FA16D" w14:textId="68DDEA1C" w:rsidR="796F8611" w:rsidRDefault="7500CCF5" w:rsidP="7500CCF5">
      <w:pPr>
        <w:jc w:val="center"/>
        <w:rPr>
          <w:rFonts w:ascii="Times New Roman" w:eastAsia="Times New Roman" w:hAnsi="Times New Roman" w:cs="Times New Roman"/>
          <w:b/>
          <w:bCs/>
          <w:sz w:val="20"/>
          <w:szCs w:val="20"/>
        </w:rPr>
      </w:pPr>
      <w:r w:rsidRPr="7500CCF5">
        <w:rPr>
          <w:rFonts w:ascii="Times New Roman" w:eastAsia="Times New Roman" w:hAnsi="Times New Roman" w:cs="Times New Roman"/>
          <w:b/>
          <w:bCs/>
        </w:rPr>
        <w:t>[Table: 32 Delete Payee Unsuccessful Scenario]</w:t>
      </w:r>
    </w:p>
    <w:p w14:paraId="457C2039" w14:textId="699177DC" w:rsidR="796F8611" w:rsidRDefault="796F8611" w:rsidP="796F8611">
      <w:pPr>
        <w:spacing w:line="331" w:lineRule="exact"/>
      </w:pPr>
    </w:p>
    <w:p w14:paraId="313D3E82" w14:textId="77777777" w:rsidR="009F6DD9" w:rsidRDefault="009F6DD9" w:rsidP="75C858A6">
      <w:pPr>
        <w:spacing w:line="331" w:lineRule="exact"/>
        <w:jc w:val="both"/>
        <w:rPr>
          <w:rFonts w:ascii="Times New Roman" w:eastAsia="Times New Roman" w:hAnsi="Times New Roman" w:cs="Times New Roman"/>
          <w:b/>
          <w:bCs/>
          <w:color w:val="000000" w:themeColor="text1"/>
          <w:sz w:val="24"/>
          <w:szCs w:val="24"/>
        </w:rPr>
      </w:pPr>
    </w:p>
    <w:p w14:paraId="37D55FB5" w14:textId="77777777" w:rsidR="009B344F" w:rsidRDefault="009B344F" w:rsidP="75C858A6">
      <w:pPr>
        <w:spacing w:line="331" w:lineRule="exact"/>
        <w:jc w:val="both"/>
        <w:rPr>
          <w:rFonts w:ascii="Times New Roman" w:eastAsia="Times New Roman" w:hAnsi="Times New Roman" w:cs="Times New Roman"/>
          <w:b/>
          <w:bCs/>
          <w:color w:val="000000" w:themeColor="text1"/>
          <w:sz w:val="24"/>
          <w:szCs w:val="24"/>
        </w:rPr>
      </w:pPr>
    </w:p>
    <w:p w14:paraId="0DDAF6EE" w14:textId="04868628" w:rsidR="3B1E09C7" w:rsidRDefault="75C858A6" w:rsidP="75C858A6">
      <w:pPr>
        <w:spacing w:line="331" w:lineRule="exact"/>
        <w:jc w:val="both"/>
      </w:pPr>
      <w:r w:rsidRPr="75C858A6">
        <w:rPr>
          <w:rFonts w:ascii="Times New Roman" w:eastAsia="Times New Roman" w:hAnsi="Times New Roman" w:cs="Times New Roman"/>
          <w:b/>
          <w:bCs/>
          <w:color w:val="000000" w:themeColor="text1"/>
          <w:sz w:val="24"/>
          <w:szCs w:val="24"/>
        </w:rPr>
        <w:lastRenderedPageBreak/>
        <w:t xml:space="preserve">Example 3: </w:t>
      </w:r>
      <w:r w:rsidRPr="75C858A6">
        <w:rPr>
          <w:rFonts w:ascii="Times New Roman" w:eastAsia="Times New Roman" w:hAnsi="Times New Roman" w:cs="Times New Roman"/>
          <w:color w:val="000000" w:themeColor="text1"/>
          <w:sz w:val="24"/>
          <w:szCs w:val="24"/>
        </w:rPr>
        <w:t xml:space="preserve">Susan attempts to cancel delete payee by clicking "Cancel" on 04/12/2018 at 8:30PM. </w:t>
      </w:r>
    </w:p>
    <w:tbl>
      <w:tblPr>
        <w:tblStyle w:val="PlainTable2"/>
        <w:tblW w:w="9360" w:type="dxa"/>
        <w:tblLayout w:type="fixed"/>
        <w:tblLook w:val="04A0" w:firstRow="1" w:lastRow="0" w:firstColumn="1" w:lastColumn="0" w:noHBand="0" w:noVBand="1"/>
      </w:tblPr>
      <w:tblGrid>
        <w:gridCol w:w="4335"/>
        <w:gridCol w:w="5025"/>
      </w:tblGrid>
      <w:tr w:rsidR="3B1E09C7" w14:paraId="4E09AAA5"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5" w:type="dxa"/>
          </w:tcPr>
          <w:p w14:paraId="3E6581AF" w14:textId="6FCF8A0F" w:rsidR="3B1E09C7" w:rsidRDefault="3B1E09C7" w:rsidP="3B1E09C7">
            <w:pPr>
              <w:spacing w:line="331" w:lineRule="exact"/>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Scenario name</w:t>
            </w:r>
            <w:r w:rsidRPr="3B1E09C7">
              <w:rPr>
                <w:rFonts w:ascii="Times New Roman" w:eastAsia="Times New Roman" w:hAnsi="Times New Roman" w:cs="Times New Roman"/>
                <w:color w:val="000000" w:themeColor="text1"/>
                <w:sz w:val="24"/>
                <w:szCs w:val="24"/>
              </w:rPr>
              <w:t xml:space="preserve"> </w:t>
            </w:r>
          </w:p>
        </w:tc>
        <w:tc>
          <w:tcPr>
            <w:tcW w:w="5025" w:type="dxa"/>
          </w:tcPr>
          <w:p w14:paraId="7114AE18" w14:textId="386AC9BC" w:rsidR="3B1E09C7" w:rsidRDefault="7CC5B521" w:rsidP="7CC5B521">
            <w:pPr>
              <w:spacing w:line="331" w:lineRule="exac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DeletePayeeCancel:DeletePayee</w:t>
            </w:r>
            <w:proofErr w:type="spellEnd"/>
            <w:r w:rsidRPr="7CC5B521">
              <w:rPr>
                <w:rFonts w:ascii="Times New Roman" w:eastAsia="Times New Roman" w:hAnsi="Times New Roman" w:cs="Times New Roman"/>
                <w:color w:val="000000" w:themeColor="text1"/>
                <w:sz w:val="24"/>
                <w:szCs w:val="24"/>
                <w:u w:val="single"/>
              </w:rPr>
              <w:t xml:space="preserve"> </w:t>
            </w:r>
          </w:p>
        </w:tc>
      </w:tr>
      <w:tr w:rsidR="3B1E09C7" w14:paraId="3704B10B"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5" w:type="dxa"/>
          </w:tcPr>
          <w:p w14:paraId="6E8E3F16" w14:textId="32CD518A" w:rsidR="3B1E09C7" w:rsidRDefault="3B1E09C7" w:rsidP="3B1E09C7">
            <w:pPr>
              <w:spacing w:line="331" w:lineRule="exact"/>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r w:rsidRPr="3B1E09C7">
              <w:rPr>
                <w:rFonts w:ascii="Times New Roman" w:eastAsia="Times New Roman" w:hAnsi="Times New Roman" w:cs="Times New Roman"/>
                <w:color w:val="000000" w:themeColor="text1"/>
                <w:sz w:val="24"/>
                <w:szCs w:val="24"/>
              </w:rPr>
              <w:t xml:space="preserve"> </w:t>
            </w:r>
          </w:p>
        </w:tc>
        <w:tc>
          <w:tcPr>
            <w:tcW w:w="5025" w:type="dxa"/>
          </w:tcPr>
          <w:p w14:paraId="3AFE9D13" w14:textId="2E0C0E71" w:rsidR="3B1E09C7" w:rsidRDefault="7CC5B521" w:rsidP="7CC5B521">
            <w:pPr>
              <w:spacing w:line="331" w:lineRule="exac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color w:val="000000" w:themeColor="text1"/>
                <w:sz w:val="24"/>
                <w:szCs w:val="24"/>
                <w:u w:val="single"/>
              </w:rPr>
              <w:t>Susan:Customer</w:t>
            </w:r>
            <w:proofErr w:type="spellEnd"/>
            <w:r w:rsidRPr="7CC5B521">
              <w:rPr>
                <w:rFonts w:ascii="Times New Roman" w:eastAsia="Times New Roman" w:hAnsi="Times New Roman" w:cs="Times New Roman"/>
                <w:color w:val="000000" w:themeColor="text1"/>
                <w:sz w:val="24"/>
                <w:szCs w:val="24"/>
                <w:u w:val="single"/>
              </w:rPr>
              <w:t xml:space="preserve"> </w:t>
            </w:r>
          </w:p>
        </w:tc>
      </w:tr>
      <w:tr w:rsidR="3B1E09C7" w14:paraId="342B4342" w14:textId="77777777" w:rsidTr="7CC5B521">
        <w:tc>
          <w:tcPr>
            <w:cnfStyle w:val="001000000000" w:firstRow="0" w:lastRow="0" w:firstColumn="1" w:lastColumn="0" w:oddVBand="0" w:evenVBand="0" w:oddHBand="0" w:evenHBand="0" w:firstRowFirstColumn="0" w:firstRowLastColumn="0" w:lastRowFirstColumn="0" w:lastRowLastColumn="0"/>
            <w:tcW w:w="4335" w:type="dxa"/>
          </w:tcPr>
          <w:p w14:paraId="442F7653" w14:textId="7ECF3221" w:rsidR="3B1E09C7" w:rsidRDefault="3B1E09C7" w:rsidP="3B1E09C7">
            <w:pPr>
              <w:spacing w:line="331" w:lineRule="exact"/>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Instances Flow of events</w:t>
            </w:r>
            <w:r w:rsidRPr="3B1E09C7">
              <w:rPr>
                <w:rFonts w:ascii="Times New Roman" w:eastAsia="Times New Roman" w:hAnsi="Times New Roman" w:cs="Times New Roman"/>
                <w:color w:val="000000" w:themeColor="text1"/>
                <w:sz w:val="24"/>
                <w:szCs w:val="24"/>
              </w:rPr>
              <w:t xml:space="preserve">  </w:t>
            </w:r>
          </w:p>
        </w:tc>
        <w:tc>
          <w:tcPr>
            <w:tcW w:w="5025" w:type="dxa"/>
          </w:tcPr>
          <w:p w14:paraId="4E10538A" w14:textId="3C14C019" w:rsidR="3B1E09C7" w:rsidRDefault="4F29C669" w:rsidP="3B1E09C7">
            <w:pPr>
              <w:spacing w:line="331" w:lineRule="exact"/>
              <w:jc w:val="both"/>
              <w:cnfStyle w:val="000000000000" w:firstRow="0" w:lastRow="0" w:firstColumn="0" w:lastColumn="0" w:oddVBand="0" w:evenVBand="0" w:oddHBand="0" w:evenHBand="0" w:firstRowFirstColumn="0" w:firstRowLastColumn="0" w:lastRowFirstColumn="0" w:lastRowLastColumn="0"/>
            </w:pPr>
            <w:r w:rsidRPr="4F29C669">
              <w:rPr>
                <w:rFonts w:ascii="Times New Roman" w:eastAsia="Times New Roman" w:hAnsi="Times New Roman" w:cs="Times New Roman"/>
                <w:color w:val="000000" w:themeColor="text1"/>
                <w:sz w:val="24"/>
                <w:szCs w:val="24"/>
              </w:rPr>
              <w:t>1.Susan activates the “Delete Payee” functionality of the system by clicking on “Delete Payee”.</w:t>
            </w:r>
          </w:p>
          <w:p w14:paraId="50565A9A" w14:textId="2CB43BA1" w:rsidR="3B1E09C7" w:rsidRDefault="4F29C669" w:rsidP="3B1E09C7">
            <w:pPr>
              <w:spacing w:line="331" w:lineRule="exact"/>
              <w:jc w:val="both"/>
              <w:cnfStyle w:val="000000000000" w:firstRow="0" w:lastRow="0" w:firstColumn="0" w:lastColumn="0" w:oddVBand="0" w:evenVBand="0" w:oddHBand="0" w:evenHBand="0" w:firstRowFirstColumn="0" w:firstRowLastColumn="0" w:lastRowFirstColumn="0" w:lastRowLastColumn="0"/>
            </w:pPr>
            <w:r w:rsidRPr="4F29C669">
              <w:rPr>
                <w:rFonts w:ascii="Times New Roman" w:eastAsia="Times New Roman" w:hAnsi="Times New Roman" w:cs="Times New Roman"/>
                <w:color w:val="000000" w:themeColor="text1"/>
                <w:sz w:val="24"/>
                <w:szCs w:val="24"/>
              </w:rPr>
              <w:t xml:space="preserve">2.Susan selects her Payee "Verizon", then Susan selects "View/Change payee details". </w:t>
            </w:r>
          </w:p>
          <w:p w14:paraId="35907898" w14:textId="42C245A4" w:rsidR="3B1E09C7" w:rsidRDefault="4F29C669" w:rsidP="3B1E09C7">
            <w:pPr>
              <w:spacing w:line="331" w:lineRule="exact"/>
              <w:jc w:val="both"/>
              <w:cnfStyle w:val="000000000000" w:firstRow="0" w:lastRow="0" w:firstColumn="0" w:lastColumn="0" w:oddVBand="0" w:evenVBand="0" w:oddHBand="0" w:evenHBand="0" w:firstRowFirstColumn="0" w:firstRowLastColumn="0" w:lastRowFirstColumn="0" w:lastRowLastColumn="0"/>
            </w:pPr>
            <w:r w:rsidRPr="4F29C669">
              <w:rPr>
                <w:rFonts w:ascii="Times New Roman" w:eastAsia="Times New Roman" w:hAnsi="Times New Roman" w:cs="Times New Roman"/>
                <w:color w:val="000000" w:themeColor="text1"/>
                <w:sz w:val="24"/>
                <w:szCs w:val="24"/>
              </w:rPr>
              <w:t xml:space="preserve">3.Susan clicks "Cancel Delete payee" button to don’t delete payee. </w:t>
            </w:r>
          </w:p>
          <w:p w14:paraId="5EED75B4" w14:textId="12955C4D" w:rsidR="3B1E09C7" w:rsidRDefault="4F29C669" w:rsidP="3B1E09C7">
            <w:pPr>
              <w:spacing w:line="331" w:lineRule="exac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color w:val="000000" w:themeColor="text1"/>
                <w:sz w:val="24"/>
                <w:szCs w:val="24"/>
              </w:rPr>
              <w:t xml:space="preserve">4.Delete payee canceled.  </w:t>
            </w:r>
          </w:p>
        </w:tc>
      </w:tr>
    </w:tbl>
    <w:p w14:paraId="11F4DB26" w14:textId="17CDA68B"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33 Delete Payee Cancel Scenario]</w:t>
      </w:r>
    </w:p>
    <w:p w14:paraId="73EFEF72" w14:textId="59765575" w:rsidR="796F8611" w:rsidRDefault="796F8611" w:rsidP="796F8611">
      <w:pPr>
        <w:jc w:val="both"/>
      </w:pPr>
    </w:p>
    <w:p w14:paraId="35787920" w14:textId="117017DA"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Initial Use case</w:t>
      </w:r>
    </w:p>
    <w:tbl>
      <w:tblPr>
        <w:tblStyle w:val="PlainTable2"/>
        <w:tblW w:w="9360" w:type="dxa"/>
        <w:tblLayout w:type="fixed"/>
        <w:tblLook w:val="04A0" w:firstRow="1" w:lastRow="0" w:firstColumn="1" w:lastColumn="0" w:noHBand="0" w:noVBand="1"/>
      </w:tblPr>
      <w:tblGrid>
        <w:gridCol w:w="4335"/>
        <w:gridCol w:w="5025"/>
      </w:tblGrid>
      <w:tr w:rsidR="3B1E09C7" w14:paraId="451CC928"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5" w:type="dxa"/>
          </w:tcPr>
          <w:p w14:paraId="068067D2" w14:textId="24D26B1D" w:rsidR="3B1E09C7" w:rsidRDefault="3B1E09C7" w:rsidP="3B1E09C7">
            <w:pPr>
              <w:spacing w:line="331" w:lineRule="exact"/>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r w:rsidRPr="3B1E09C7">
              <w:rPr>
                <w:rFonts w:ascii="Times New Roman" w:eastAsia="Times New Roman" w:hAnsi="Times New Roman" w:cs="Times New Roman"/>
                <w:color w:val="000000" w:themeColor="text1"/>
                <w:sz w:val="24"/>
                <w:szCs w:val="24"/>
              </w:rPr>
              <w:t xml:space="preserve"> </w:t>
            </w:r>
          </w:p>
        </w:tc>
        <w:tc>
          <w:tcPr>
            <w:tcW w:w="5025" w:type="dxa"/>
          </w:tcPr>
          <w:p w14:paraId="1A733AFE" w14:textId="1C4DD3C1" w:rsidR="3B1E09C7" w:rsidRDefault="7CC5B521" w:rsidP="7CC5B521">
            <w:pPr>
              <w:spacing w:line="331" w:lineRule="exac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DeletePayee</w:t>
            </w:r>
            <w:proofErr w:type="spellEnd"/>
            <w:r w:rsidRPr="7CC5B521">
              <w:rPr>
                <w:rFonts w:ascii="Times New Roman" w:eastAsia="Times New Roman" w:hAnsi="Times New Roman" w:cs="Times New Roman"/>
                <w:color w:val="000000" w:themeColor="text1"/>
                <w:sz w:val="24"/>
                <w:szCs w:val="24"/>
              </w:rPr>
              <w:t xml:space="preserve"> </w:t>
            </w:r>
          </w:p>
        </w:tc>
      </w:tr>
      <w:tr w:rsidR="3B1E09C7" w14:paraId="75A65C5B"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5" w:type="dxa"/>
          </w:tcPr>
          <w:p w14:paraId="02A6CD7C" w14:textId="512428A0" w:rsidR="3B1E09C7" w:rsidRDefault="3B1E09C7" w:rsidP="3B1E09C7">
            <w:pPr>
              <w:spacing w:line="331" w:lineRule="exact"/>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r w:rsidRPr="3B1E09C7">
              <w:rPr>
                <w:rFonts w:ascii="Times New Roman" w:eastAsia="Times New Roman" w:hAnsi="Times New Roman" w:cs="Times New Roman"/>
                <w:color w:val="000000" w:themeColor="text1"/>
                <w:sz w:val="24"/>
                <w:szCs w:val="24"/>
              </w:rPr>
              <w:t xml:space="preserve"> </w:t>
            </w:r>
          </w:p>
        </w:tc>
        <w:tc>
          <w:tcPr>
            <w:tcW w:w="5025" w:type="dxa"/>
          </w:tcPr>
          <w:p w14:paraId="27DECD76" w14:textId="4DDA84D9" w:rsidR="3B1E09C7" w:rsidRDefault="3B1E09C7" w:rsidP="3B1E09C7">
            <w:pPr>
              <w:spacing w:line="331" w:lineRule="exac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 xml:space="preserve">Initiated by a Customer </w:t>
            </w:r>
          </w:p>
        </w:tc>
      </w:tr>
      <w:tr w:rsidR="3B1E09C7" w14:paraId="09325132" w14:textId="77777777" w:rsidTr="7CC5B521">
        <w:tc>
          <w:tcPr>
            <w:cnfStyle w:val="001000000000" w:firstRow="0" w:lastRow="0" w:firstColumn="1" w:lastColumn="0" w:oddVBand="0" w:evenVBand="0" w:oddHBand="0" w:evenHBand="0" w:firstRowFirstColumn="0" w:firstRowLastColumn="0" w:lastRowFirstColumn="0" w:lastRowLastColumn="0"/>
            <w:tcW w:w="4335" w:type="dxa"/>
          </w:tcPr>
          <w:p w14:paraId="38E728F3" w14:textId="0B293F6C" w:rsidR="3B1E09C7" w:rsidRDefault="3B1E09C7" w:rsidP="3B1E09C7">
            <w:pPr>
              <w:spacing w:line="331" w:lineRule="exact"/>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r w:rsidRPr="3B1E09C7">
              <w:rPr>
                <w:rFonts w:ascii="Times New Roman" w:eastAsia="Times New Roman" w:hAnsi="Times New Roman" w:cs="Times New Roman"/>
                <w:color w:val="000000" w:themeColor="text1"/>
                <w:sz w:val="24"/>
                <w:szCs w:val="24"/>
              </w:rPr>
              <w:t xml:space="preserve"> </w:t>
            </w:r>
          </w:p>
        </w:tc>
        <w:tc>
          <w:tcPr>
            <w:tcW w:w="5025" w:type="dxa"/>
          </w:tcPr>
          <w:p w14:paraId="63806299" w14:textId="27E092F5"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 xml:space="preserve">1.The customer goes to Bill Payment tab, selects his/her payee "Verizon" and selects "View/Change payee details".  </w:t>
            </w:r>
          </w:p>
          <w:p w14:paraId="04A3D572" w14:textId="7D2EAFB6"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 xml:space="preserve">2.The customer clicks on "Delete payee" button. </w:t>
            </w:r>
          </w:p>
          <w:p w14:paraId="46A00392" w14:textId="1509FB18"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 xml:space="preserve">3.Delete Payee was "Successfully", "Unsuccessfully" or "Canceled". </w:t>
            </w:r>
          </w:p>
        </w:tc>
      </w:tr>
      <w:tr w:rsidR="3B1E09C7" w14:paraId="3DC15F66"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5" w:type="dxa"/>
          </w:tcPr>
          <w:p w14:paraId="24B89AD8" w14:textId="485481E8" w:rsidR="3B1E09C7" w:rsidRDefault="3B1E09C7" w:rsidP="3B1E09C7">
            <w:pPr>
              <w:spacing w:line="331" w:lineRule="exact"/>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Entry conditions </w:t>
            </w:r>
            <w:r w:rsidRPr="3B1E09C7">
              <w:rPr>
                <w:rFonts w:ascii="Times New Roman" w:eastAsia="Times New Roman" w:hAnsi="Times New Roman" w:cs="Times New Roman"/>
                <w:color w:val="000000" w:themeColor="text1"/>
                <w:sz w:val="24"/>
                <w:szCs w:val="24"/>
              </w:rPr>
              <w:t xml:space="preserve"> </w:t>
            </w:r>
          </w:p>
        </w:tc>
        <w:tc>
          <w:tcPr>
            <w:tcW w:w="5025" w:type="dxa"/>
          </w:tcPr>
          <w:p w14:paraId="1C5ADA89" w14:textId="54F891DE" w:rsidR="3B1E09C7" w:rsidRDefault="3B1E09C7" w:rsidP="3B1E09C7">
            <w:pPr>
              <w:spacing w:line="331" w:lineRule="exac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 xml:space="preserve">Customer has logged in the system. </w:t>
            </w:r>
          </w:p>
        </w:tc>
      </w:tr>
      <w:tr w:rsidR="3B1E09C7" w14:paraId="1BC483C5" w14:textId="77777777" w:rsidTr="7CC5B521">
        <w:tc>
          <w:tcPr>
            <w:cnfStyle w:val="001000000000" w:firstRow="0" w:lastRow="0" w:firstColumn="1" w:lastColumn="0" w:oddVBand="0" w:evenVBand="0" w:oddHBand="0" w:evenHBand="0" w:firstRowFirstColumn="0" w:firstRowLastColumn="0" w:lastRowFirstColumn="0" w:lastRowLastColumn="0"/>
            <w:tcW w:w="4335" w:type="dxa"/>
          </w:tcPr>
          <w:p w14:paraId="7AD1B9DB" w14:textId="6A42B7F0" w:rsidR="3B1E09C7" w:rsidRDefault="3B1E09C7" w:rsidP="3B1E09C7">
            <w:pPr>
              <w:spacing w:line="331" w:lineRule="exact"/>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Exit conditions</w:t>
            </w:r>
            <w:r w:rsidRPr="3B1E09C7">
              <w:rPr>
                <w:rFonts w:ascii="Times New Roman" w:eastAsia="Times New Roman" w:hAnsi="Times New Roman" w:cs="Times New Roman"/>
                <w:color w:val="000000" w:themeColor="text1"/>
                <w:sz w:val="24"/>
                <w:szCs w:val="24"/>
              </w:rPr>
              <w:t xml:space="preserve"> </w:t>
            </w:r>
          </w:p>
        </w:tc>
        <w:tc>
          <w:tcPr>
            <w:tcW w:w="5025" w:type="dxa"/>
          </w:tcPr>
          <w:p w14:paraId="04EFE520" w14:textId="50CBEEC2" w:rsidR="3B1E09C7" w:rsidRDefault="4F29C669" w:rsidP="4F29C669">
            <w:pPr>
              <w:spacing w:line="331" w:lineRule="exact"/>
              <w:ind w:left="-8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color w:val="0D0D0D" w:themeColor="text1" w:themeTint="F2"/>
                <w:sz w:val="24"/>
                <w:szCs w:val="24"/>
              </w:rPr>
              <w:t>Online banking system shows "Successful delete payee"    or "Unsuccessfully delete payee" or “Canceled delete payee".</w:t>
            </w:r>
          </w:p>
        </w:tc>
      </w:tr>
      <w:tr w:rsidR="3B1E09C7" w14:paraId="6F235579"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5" w:type="dxa"/>
          </w:tcPr>
          <w:p w14:paraId="471E54D3" w14:textId="38D0007F" w:rsidR="3B1E09C7" w:rsidRDefault="3B1E09C7" w:rsidP="3B1E09C7">
            <w:pPr>
              <w:spacing w:line="331" w:lineRule="exact"/>
              <w:jc w:val="both"/>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i/>
                <w:iCs/>
                <w:color w:val="000000" w:themeColor="text1"/>
                <w:sz w:val="24"/>
                <w:szCs w:val="24"/>
              </w:rPr>
              <w:t>Quality Requirements</w:t>
            </w:r>
            <w:r w:rsidRPr="3B1E09C7">
              <w:rPr>
                <w:rFonts w:ascii="Times New Roman" w:eastAsia="Times New Roman" w:hAnsi="Times New Roman" w:cs="Times New Roman"/>
                <w:color w:val="000000" w:themeColor="text1"/>
                <w:sz w:val="24"/>
                <w:szCs w:val="24"/>
              </w:rPr>
              <w:t xml:space="preserve"> </w:t>
            </w:r>
          </w:p>
        </w:tc>
        <w:tc>
          <w:tcPr>
            <w:tcW w:w="5025" w:type="dxa"/>
          </w:tcPr>
          <w:p w14:paraId="05BEA97D" w14:textId="74018E5C" w:rsidR="3B1E09C7" w:rsidRDefault="3B1E09C7" w:rsidP="3B1E09C7">
            <w:pPr>
              <w:spacing w:line="331" w:lineRule="exac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B1E09C7">
              <w:rPr>
                <w:rFonts w:ascii="Times New Roman" w:eastAsia="Times New Roman" w:hAnsi="Times New Roman" w:cs="Times New Roman"/>
                <w:color w:val="000000" w:themeColor="text1"/>
                <w:sz w:val="24"/>
                <w:szCs w:val="24"/>
              </w:rPr>
              <w:t xml:space="preserve">Delete payee must be done within 2 minutes. </w:t>
            </w:r>
          </w:p>
        </w:tc>
      </w:tr>
    </w:tbl>
    <w:p w14:paraId="23E2570B" w14:textId="6952FF62"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34 Delete Payee Initial Use Case]</w:t>
      </w:r>
    </w:p>
    <w:p w14:paraId="47F1902C" w14:textId="0791A433" w:rsidR="796F8611" w:rsidRDefault="796F8611" w:rsidP="796F8611">
      <w:pPr>
        <w:jc w:val="both"/>
        <w:rPr>
          <w:rFonts w:ascii="Times New Roman" w:eastAsia="Times New Roman" w:hAnsi="Times New Roman" w:cs="Times New Roman"/>
          <w:sz w:val="24"/>
          <w:szCs w:val="24"/>
        </w:rPr>
      </w:pPr>
    </w:p>
    <w:p w14:paraId="61890626" w14:textId="6017C30A" w:rsidR="4F29C669" w:rsidRDefault="4F29C669" w:rsidP="4F29C669">
      <w:pPr>
        <w:jc w:val="both"/>
        <w:rPr>
          <w:rFonts w:ascii="Times New Roman" w:eastAsia="Times New Roman" w:hAnsi="Times New Roman" w:cs="Times New Roman"/>
          <w:b/>
          <w:bCs/>
          <w:color w:val="0070C0"/>
          <w:sz w:val="24"/>
          <w:szCs w:val="24"/>
        </w:rPr>
      </w:pPr>
      <w:r w:rsidRPr="4F29C669">
        <w:rPr>
          <w:rFonts w:ascii="Times New Roman" w:eastAsia="Times New Roman" w:hAnsi="Times New Roman" w:cs="Times New Roman"/>
          <w:b/>
          <w:bCs/>
          <w:color w:val="0070C0"/>
          <w:sz w:val="24"/>
          <w:szCs w:val="24"/>
        </w:rPr>
        <w:t>Refine Use case</w:t>
      </w:r>
    </w:p>
    <w:tbl>
      <w:tblPr>
        <w:tblStyle w:val="PlainTable2"/>
        <w:tblW w:w="0" w:type="auto"/>
        <w:tblLayout w:type="fixed"/>
        <w:tblLook w:val="04A0" w:firstRow="1" w:lastRow="0" w:firstColumn="1" w:lastColumn="0" w:noHBand="0" w:noVBand="1"/>
      </w:tblPr>
      <w:tblGrid>
        <w:gridCol w:w="4155"/>
        <w:gridCol w:w="5205"/>
      </w:tblGrid>
      <w:tr w:rsidR="4F29C669" w14:paraId="0BBCAEF1"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5" w:type="dxa"/>
          </w:tcPr>
          <w:p w14:paraId="41A5F07D" w14:textId="7089368E" w:rsidR="4F29C669" w:rsidRDefault="4F29C669" w:rsidP="4F29C669">
            <w:pPr>
              <w:spacing w:line="331" w:lineRule="exact"/>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i/>
                <w:iCs/>
                <w:color w:val="000000" w:themeColor="text1"/>
                <w:sz w:val="24"/>
                <w:szCs w:val="24"/>
              </w:rPr>
              <w:t>Use case name</w:t>
            </w:r>
            <w:r w:rsidRPr="4F29C669">
              <w:rPr>
                <w:rFonts w:ascii="Times New Roman" w:eastAsia="Times New Roman" w:hAnsi="Times New Roman" w:cs="Times New Roman"/>
                <w:color w:val="000000" w:themeColor="text1"/>
                <w:sz w:val="24"/>
                <w:szCs w:val="24"/>
              </w:rPr>
              <w:t xml:space="preserve"> </w:t>
            </w:r>
          </w:p>
        </w:tc>
        <w:tc>
          <w:tcPr>
            <w:tcW w:w="5205" w:type="dxa"/>
          </w:tcPr>
          <w:p w14:paraId="71DB9D57" w14:textId="6E8D9907" w:rsidR="4F29C669" w:rsidRDefault="7CC5B521" w:rsidP="7CC5B521">
            <w:pPr>
              <w:spacing w:line="331" w:lineRule="exac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DeletePayee</w:t>
            </w:r>
            <w:proofErr w:type="spellEnd"/>
            <w:r w:rsidRPr="7CC5B521">
              <w:rPr>
                <w:rFonts w:ascii="Times New Roman" w:eastAsia="Times New Roman" w:hAnsi="Times New Roman" w:cs="Times New Roman"/>
                <w:color w:val="000000" w:themeColor="text1"/>
                <w:sz w:val="24"/>
                <w:szCs w:val="24"/>
              </w:rPr>
              <w:t xml:space="preserve"> </w:t>
            </w:r>
          </w:p>
        </w:tc>
      </w:tr>
      <w:tr w:rsidR="4F29C669" w14:paraId="0E527731"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5" w:type="dxa"/>
          </w:tcPr>
          <w:p w14:paraId="4965DA03" w14:textId="375C7F65" w:rsidR="4F29C669" w:rsidRDefault="4F29C669" w:rsidP="4F29C669">
            <w:pPr>
              <w:spacing w:line="331" w:lineRule="exact"/>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i/>
                <w:iCs/>
                <w:color w:val="000000" w:themeColor="text1"/>
                <w:sz w:val="24"/>
                <w:szCs w:val="24"/>
              </w:rPr>
              <w:t>Participating Actor</w:t>
            </w:r>
            <w:r w:rsidRPr="4F29C669">
              <w:rPr>
                <w:rFonts w:ascii="Times New Roman" w:eastAsia="Times New Roman" w:hAnsi="Times New Roman" w:cs="Times New Roman"/>
                <w:color w:val="000000" w:themeColor="text1"/>
                <w:sz w:val="24"/>
                <w:szCs w:val="24"/>
              </w:rPr>
              <w:t xml:space="preserve"> </w:t>
            </w:r>
          </w:p>
        </w:tc>
        <w:tc>
          <w:tcPr>
            <w:tcW w:w="5205" w:type="dxa"/>
          </w:tcPr>
          <w:p w14:paraId="0B4C417F" w14:textId="4E7A43DE" w:rsidR="4F29C669" w:rsidRDefault="4F29C669" w:rsidP="4F29C669">
            <w:pPr>
              <w:spacing w:line="331" w:lineRule="exac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color w:val="000000" w:themeColor="text1"/>
                <w:sz w:val="24"/>
                <w:szCs w:val="24"/>
              </w:rPr>
              <w:t xml:space="preserve">Initiated by a Customer </w:t>
            </w:r>
          </w:p>
        </w:tc>
      </w:tr>
      <w:tr w:rsidR="4F29C669" w14:paraId="07A42763" w14:textId="77777777" w:rsidTr="7CC5B521">
        <w:tc>
          <w:tcPr>
            <w:cnfStyle w:val="001000000000" w:firstRow="0" w:lastRow="0" w:firstColumn="1" w:lastColumn="0" w:oddVBand="0" w:evenVBand="0" w:oddHBand="0" w:evenHBand="0" w:firstRowFirstColumn="0" w:firstRowLastColumn="0" w:lastRowFirstColumn="0" w:lastRowLastColumn="0"/>
            <w:tcW w:w="4155" w:type="dxa"/>
          </w:tcPr>
          <w:p w14:paraId="3323424D" w14:textId="0B85A49C" w:rsidR="4F29C669" w:rsidRDefault="4F29C669" w:rsidP="4F29C669">
            <w:pPr>
              <w:spacing w:line="331" w:lineRule="exact"/>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i/>
                <w:iCs/>
                <w:color w:val="000000" w:themeColor="text1"/>
                <w:sz w:val="24"/>
                <w:szCs w:val="24"/>
              </w:rPr>
              <w:t xml:space="preserve">Flow of Events </w:t>
            </w:r>
            <w:r w:rsidRPr="4F29C669">
              <w:rPr>
                <w:rFonts w:ascii="Times New Roman" w:eastAsia="Times New Roman" w:hAnsi="Times New Roman" w:cs="Times New Roman"/>
                <w:color w:val="000000" w:themeColor="text1"/>
                <w:sz w:val="24"/>
                <w:szCs w:val="24"/>
              </w:rPr>
              <w:t xml:space="preserve"> </w:t>
            </w:r>
          </w:p>
        </w:tc>
        <w:tc>
          <w:tcPr>
            <w:tcW w:w="5205" w:type="dxa"/>
          </w:tcPr>
          <w:p w14:paraId="2A4D35D4" w14:textId="7FFCC5CE" w:rsidR="4F29C669"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7CC5B521">
              <w:rPr>
                <w:rFonts w:ascii="Times New Roman" w:eastAsia="Times New Roman" w:hAnsi="Times New Roman" w:cs="Times New Roman"/>
                <w:color w:val="000000" w:themeColor="text1"/>
                <w:sz w:val="24"/>
                <w:szCs w:val="24"/>
              </w:rPr>
              <w:t>1.The</w:t>
            </w:r>
            <w:proofErr w:type="gramEnd"/>
            <w:r w:rsidRPr="7CC5B521">
              <w:rPr>
                <w:rFonts w:ascii="Times New Roman" w:eastAsia="Times New Roman" w:hAnsi="Times New Roman" w:cs="Times New Roman"/>
                <w:color w:val="000000" w:themeColor="text1"/>
                <w:sz w:val="24"/>
                <w:szCs w:val="24"/>
              </w:rPr>
              <w:t xml:space="preserve"> customer is deleting a payee by </w:t>
            </w:r>
            <w:proofErr w:type="spellStart"/>
            <w:r w:rsidRPr="7CC5B521">
              <w:rPr>
                <w:rFonts w:ascii="Times New Roman" w:eastAsia="Times New Roman" w:hAnsi="Times New Roman" w:cs="Times New Roman"/>
                <w:color w:val="000000" w:themeColor="text1"/>
                <w:sz w:val="24"/>
                <w:szCs w:val="24"/>
              </w:rPr>
              <w:t>selectsSlects</w:t>
            </w:r>
            <w:proofErr w:type="spellEnd"/>
            <w:r w:rsidRPr="7CC5B521">
              <w:rPr>
                <w:rFonts w:ascii="Times New Roman" w:eastAsia="Times New Roman" w:hAnsi="Times New Roman" w:cs="Times New Roman"/>
                <w:color w:val="000000" w:themeColor="text1"/>
                <w:sz w:val="24"/>
                <w:szCs w:val="24"/>
              </w:rPr>
              <w:t xml:space="preserve">  payee, select View/change payee details and clicks “Delete Payee” button in </w:t>
            </w:r>
            <w:proofErr w:type="spellStart"/>
            <w:r w:rsidRPr="7CC5B521">
              <w:rPr>
                <w:rFonts w:ascii="Times New Roman" w:eastAsia="Times New Roman" w:hAnsi="Times New Roman" w:cs="Times New Roman"/>
                <w:color w:val="000000" w:themeColor="text1"/>
                <w:sz w:val="24"/>
                <w:szCs w:val="24"/>
              </w:rPr>
              <w:t>BillPaymentWindow</w:t>
            </w:r>
            <w:proofErr w:type="spellEnd"/>
            <w:r w:rsidRPr="7CC5B521">
              <w:rPr>
                <w:rFonts w:ascii="Times New Roman" w:eastAsia="Times New Roman" w:hAnsi="Times New Roman" w:cs="Times New Roman"/>
                <w:color w:val="000000" w:themeColor="text1"/>
                <w:sz w:val="24"/>
                <w:szCs w:val="24"/>
              </w:rPr>
              <w:t xml:space="preserve"> . </w:t>
            </w:r>
          </w:p>
          <w:p w14:paraId="603F9B43" w14:textId="56816BCD" w:rsidR="4F29C669"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2.If the entered information is correct, The </w:t>
            </w:r>
            <w:proofErr w:type="spellStart"/>
            <w:r w:rsidRPr="7CC5B521">
              <w:rPr>
                <w:rFonts w:ascii="Times New Roman" w:eastAsia="Times New Roman" w:hAnsi="Times New Roman" w:cs="Times New Roman"/>
                <w:color w:val="000000" w:themeColor="text1"/>
                <w:sz w:val="24"/>
                <w:szCs w:val="24"/>
              </w:rPr>
              <w:t>PayeeDetailsControl</w:t>
            </w:r>
            <w:proofErr w:type="spellEnd"/>
            <w:r w:rsidRPr="7CC5B521">
              <w:rPr>
                <w:rFonts w:ascii="Times New Roman" w:eastAsia="Times New Roman" w:hAnsi="Times New Roman" w:cs="Times New Roman"/>
                <w:color w:val="000000" w:themeColor="text1"/>
                <w:sz w:val="24"/>
                <w:szCs w:val="24"/>
              </w:rPr>
              <w:t xml:space="preserve"> object is created. </w:t>
            </w:r>
          </w:p>
          <w:p w14:paraId="780CBA9A" w14:textId="6B9C9719" w:rsidR="4F29C669"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lastRenderedPageBreak/>
              <w:t xml:space="preserve">3.The </w:t>
            </w:r>
            <w:proofErr w:type="spellStart"/>
            <w:r w:rsidRPr="7CC5B521">
              <w:rPr>
                <w:rFonts w:ascii="Times New Roman" w:eastAsia="Times New Roman" w:hAnsi="Times New Roman" w:cs="Times New Roman"/>
                <w:color w:val="000000" w:themeColor="text1"/>
                <w:sz w:val="24"/>
                <w:szCs w:val="24"/>
              </w:rPr>
              <w:t>PayeeDetailsControl</w:t>
            </w:r>
            <w:proofErr w:type="spellEnd"/>
            <w:r w:rsidRPr="7CC5B521">
              <w:rPr>
                <w:rFonts w:ascii="Times New Roman" w:eastAsia="Times New Roman" w:hAnsi="Times New Roman" w:cs="Times New Roman"/>
                <w:color w:val="000000" w:themeColor="text1"/>
                <w:sz w:val="24"/>
                <w:szCs w:val="24"/>
              </w:rPr>
              <w:t xml:space="preserve"> object receive all the details which customer entered. The </w:t>
            </w:r>
            <w:proofErr w:type="spellStart"/>
            <w:r w:rsidRPr="7CC5B521">
              <w:rPr>
                <w:rFonts w:ascii="Times New Roman" w:eastAsia="Times New Roman" w:hAnsi="Times New Roman" w:cs="Times New Roman"/>
                <w:color w:val="000000" w:themeColor="text1"/>
                <w:sz w:val="24"/>
                <w:szCs w:val="24"/>
              </w:rPr>
              <w:t>PayeeDetailsControl</w:t>
            </w:r>
            <w:proofErr w:type="spellEnd"/>
            <w:r w:rsidRPr="7CC5B521">
              <w:rPr>
                <w:rFonts w:ascii="Times New Roman" w:eastAsia="Times New Roman" w:hAnsi="Times New Roman" w:cs="Times New Roman"/>
                <w:color w:val="000000" w:themeColor="text1"/>
                <w:sz w:val="24"/>
                <w:szCs w:val="24"/>
              </w:rPr>
              <w:t xml:space="preserve"> object creates Payment entity object and invoke the operation </w:t>
            </w:r>
            <w:proofErr w:type="spellStart"/>
            <w:r w:rsidRPr="7CC5B521">
              <w:rPr>
                <w:rFonts w:ascii="Times New Roman" w:eastAsia="Times New Roman" w:hAnsi="Times New Roman" w:cs="Times New Roman"/>
                <w:color w:val="000000" w:themeColor="text1"/>
                <w:sz w:val="24"/>
                <w:szCs w:val="24"/>
              </w:rPr>
              <w:t>deletePayee</w:t>
            </w:r>
            <w:proofErr w:type="spellEnd"/>
            <w:r w:rsidRPr="7CC5B521">
              <w:rPr>
                <w:rFonts w:ascii="Times New Roman" w:eastAsia="Times New Roman" w:hAnsi="Times New Roman" w:cs="Times New Roman"/>
                <w:color w:val="000000" w:themeColor="text1"/>
                <w:sz w:val="24"/>
                <w:szCs w:val="24"/>
              </w:rPr>
              <w:t xml:space="preserve"> for delete payee.</w:t>
            </w:r>
          </w:p>
          <w:p w14:paraId="5212F958" w14:textId="1437C129" w:rsidR="4F29C669"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CC5B521">
              <w:rPr>
                <w:rFonts w:ascii="Times New Roman" w:eastAsia="Times New Roman" w:hAnsi="Times New Roman" w:cs="Times New Roman"/>
                <w:color w:val="000000" w:themeColor="text1"/>
                <w:sz w:val="24"/>
                <w:szCs w:val="24"/>
              </w:rPr>
              <w:t xml:space="preserve">4.After the invocation of the delete payee operation, the </w:t>
            </w:r>
            <w:proofErr w:type="spellStart"/>
            <w:r w:rsidRPr="7CC5B521">
              <w:rPr>
                <w:rFonts w:ascii="Times New Roman" w:eastAsia="Times New Roman" w:hAnsi="Times New Roman" w:cs="Times New Roman"/>
                <w:color w:val="000000" w:themeColor="text1"/>
                <w:sz w:val="24"/>
                <w:szCs w:val="24"/>
              </w:rPr>
              <w:t>PayeeDetailsControl</w:t>
            </w:r>
            <w:proofErr w:type="spellEnd"/>
            <w:r w:rsidRPr="7CC5B521">
              <w:rPr>
                <w:rFonts w:ascii="Times New Roman" w:eastAsia="Times New Roman" w:hAnsi="Times New Roman" w:cs="Times New Roman"/>
                <w:color w:val="000000" w:themeColor="text1"/>
                <w:sz w:val="24"/>
                <w:szCs w:val="24"/>
              </w:rPr>
              <w:t xml:space="preserve"> object displays “Successful delete payee” upon successful completion of the delete payee or “Unsuccessful delete payee” due to payee still active of the delete payee or “Cancel delete payee” in </w:t>
            </w:r>
            <w:proofErr w:type="spellStart"/>
            <w:r w:rsidRPr="7CC5B521">
              <w:rPr>
                <w:rFonts w:ascii="Times New Roman" w:eastAsia="Times New Roman" w:hAnsi="Times New Roman" w:cs="Times New Roman"/>
                <w:color w:val="000000" w:themeColor="text1"/>
                <w:sz w:val="24"/>
                <w:szCs w:val="24"/>
              </w:rPr>
              <w:t>ShowResultWindow</w:t>
            </w:r>
            <w:proofErr w:type="spellEnd"/>
            <w:r w:rsidRPr="7CC5B521">
              <w:rPr>
                <w:rFonts w:ascii="Times New Roman" w:eastAsia="Times New Roman" w:hAnsi="Times New Roman" w:cs="Times New Roman"/>
                <w:color w:val="000000" w:themeColor="text1"/>
                <w:sz w:val="24"/>
                <w:szCs w:val="24"/>
              </w:rPr>
              <w:t>.</w:t>
            </w:r>
          </w:p>
        </w:tc>
      </w:tr>
      <w:tr w:rsidR="4F29C669" w14:paraId="52E6AC9A"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5" w:type="dxa"/>
          </w:tcPr>
          <w:p w14:paraId="7E2DC169" w14:textId="5DE57C96" w:rsidR="4F29C669" w:rsidRDefault="4F29C669" w:rsidP="4F29C669">
            <w:pPr>
              <w:spacing w:line="331" w:lineRule="exact"/>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i/>
                <w:iCs/>
                <w:color w:val="000000" w:themeColor="text1"/>
                <w:sz w:val="24"/>
                <w:szCs w:val="24"/>
              </w:rPr>
              <w:lastRenderedPageBreak/>
              <w:t xml:space="preserve">Entry conditions </w:t>
            </w:r>
            <w:r w:rsidRPr="4F29C669">
              <w:rPr>
                <w:rFonts w:ascii="Times New Roman" w:eastAsia="Times New Roman" w:hAnsi="Times New Roman" w:cs="Times New Roman"/>
                <w:color w:val="000000" w:themeColor="text1"/>
                <w:sz w:val="24"/>
                <w:szCs w:val="24"/>
              </w:rPr>
              <w:t xml:space="preserve"> </w:t>
            </w:r>
          </w:p>
        </w:tc>
        <w:tc>
          <w:tcPr>
            <w:tcW w:w="5205" w:type="dxa"/>
          </w:tcPr>
          <w:p w14:paraId="2D066FA4" w14:textId="69E35C74" w:rsidR="4F29C669" w:rsidRDefault="4F29C669" w:rsidP="4F29C669">
            <w:pPr>
              <w:spacing w:line="331" w:lineRule="exac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color w:val="000000" w:themeColor="text1"/>
                <w:sz w:val="24"/>
                <w:szCs w:val="24"/>
              </w:rPr>
              <w:t xml:space="preserve">Customer has logged in the system. </w:t>
            </w:r>
          </w:p>
        </w:tc>
      </w:tr>
      <w:tr w:rsidR="4F29C669" w14:paraId="7B6F4DB3" w14:textId="77777777" w:rsidTr="7CC5B521">
        <w:tc>
          <w:tcPr>
            <w:cnfStyle w:val="001000000000" w:firstRow="0" w:lastRow="0" w:firstColumn="1" w:lastColumn="0" w:oddVBand="0" w:evenVBand="0" w:oddHBand="0" w:evenHBand="0" w:firstRowFirstColumn="0" w:firstRowLastColumn="0" w:lastRowFirstColumn="0" w:lastRowLastColumn="0"/>
            <w:tcW w:w="4155" w:type="dxa"/>
          </w:tcPr>
          <w:p w14:paraId="713D5C40" w14:textId="790546F4" w:rsidR="4F29C669" w:rsidRDefault="4F29C669" w:rsidP="4F29C669">
            <w:pPr>
              <w:spacing w:line="331" w:lineRule="exact"/>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i/>
                <w:iCs/>
                <w:color w:val="000000" w:themeColor="text1"/>
                <w:sz w:val="24"/>
                <w:szCs w:val="24"/>
              </w:rPr>
              <w:t>Exit conditions</w:t>
            </w:r>
            <w:r w:rsidRPr="4F29C669">
              <w:rPr>
                <w:rFonts w:ascii="Times New Roman" w:eastAsia="Times New Roman" w:hAnsi="Times New Roman" w:cs="Times New Roman"/>
                <w:color w:val="000000" w:themeColor="text1"/>
                <w:sz w:val="24"/>
                <w:szCs w:val="24"/>
              </w:rPr>
              <w:t xml:space="preserve"> </w:t>
            </w:r>
          </w:p>
        </w:tc>
        <w:tc>
          <w:tcPr>
            <w:tcW w:w="5205" w:type="dxa"/>
          </w:tcPr>
          <w:p w14:paraId="3EF73D79" w14:textId="42535302" w:rsidR="4F29C669" w:rsidRDefault="4F29C669" w:rsidP="4F29C669">
            <w:pPr>
              <w:spacing w:line="331" w:lineRule="exact"/>
              <w:ind w:left="-80"/>
              <w:jc w:val="both"/>
              <w:cnfStyle w:val="000000000000" w:firstRow="0" w:lastRow="0" w:firstColumn="0" w:lastColumn="0" w:oddVBand="0" w:evenVBand="0" w:oddHBand="0" w:evenHBand="0" w:firstRowFirstColumn="0" w:firstRowLastColumn="0" w:lastRowFirstColumn="0" w:lastRowLastColumn="0"/>
            </w:pPr>
            <w:r w:rsidRPr="4F29C669">
              <w:rPr>
                <w:rFonts w:ascii="Times New Roman" w:eastAsia="Times New Roman" w:hAnsi="Times New Roman" w:cs="Times New Roman"/>
                <w:color w:val="0D0D0D" w:themeColor="text1" w:themeTint="F2"/>
                <w:sz w:val="24"/>
                <w:szCs w:val="24"/>
              </w:rPr>
              <w:t>Online banking system shows "Successful delete payee"    or "Unsuccessfully delete payee" or “Canceled delete payee".</w:t>
            </w:r>
          </w:p>
        </w:tc>
      </w:tr>
      <w:tr w:rsidR="4F29C669" w14:paraId="718C2F89"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5" w:type="dxa"/>
          </w:tcPr>
          <w:p w14:paraId="198556D8" w14:textId="30D29A77" w:rsidR="4F29C669" w:rsidRDefault="4F29C669" w:rsidP="4F29C669">
            <w:pPr>
              <w:spacing w:line="331" w:lineRule="exact"/>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i/>
                <w:iCs/>
                <w:color w:val="000000" w:themeColor="text1"/>
                <w:sz w:val="24"/>
                <w:szCs w:val="24"/>
              </w:rPr>
              <w:t>Quality Requirements</w:t>
            </w:r>
            <w:r w:rsidRPr="4F29C669">
              <w:rPr>
                <w:rFonts w:ascii="Times New Roman" w:eastAsia="Times New Roman" w:hAnsi="Times New Roman" w:cs="Times New Roman"/>
                <w:color w:val="000000" w:themeColor="text1"/>
                <w:sz w:val="24"/>
                <w:szCs w:val="24"/>
              </w:rPr>
              <w:t xml:space="preserve"> </w:t>
            </w:r>
          </w:p>
        </w:tc>
        <w:tc>
          <w:tcPr>
            <w:tcW w:w="5205" w:type="dxa"/>
          </w:tcPr>
          <w:p w14:paraId="084B4E76" w14:textId="2F8BCDD4" w:rsidR="4F29C669" w:rsidRDefault="4F29C669" w:rsidP="4F29C669">
            <w:pPr>
              <w:spacing w:line="331" w:lineRule="exac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color w:val="000000" w:themeColor="text1"/>
                <w:sz w:val="24"/>
                <w:szCs w:val="24"/>
              </w:rPr>
              <w:t xml:space="preserve">Delete payee must be done within 2 minutes. </w:t>
            </w:r>
          </w:p>
        </w:tc>
      </w:tr>
    </w:tbl>
    <w:p w14:paraId="0C842BDF" w14:textId="417F2FC4"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35 Delete Payee Refine Use Case]</w:t>
      </w:r>
    </w:p>
    <w:p w14:paraId="5E549602" w14:textId="484FF1CB" w:rsidR="796F8611" w:rsidRDefault="796F8611" w:rsidP="796F8611">
      <w:pPr>
        <w:jc w:val="center"/>
      </w:pPr>
    </w:p>
    <w:p w14:paraId="22457740" w14:textId="77777777" w:rsidR="009F6DD9" w:rsidRDefault="009F6DD9" w:rsidP="3B1E09C7">
      <w:pPr>
        <w:jc w:val="both"/>
        <w:rPr>
          <w:rFonts w:ascii="Times New Roman" w:eastAsia="Times New Roman" w:hAnsi="Times New Roman" w:cs="Times New Roman"/>
          <w:b/>
          <w:bCs/>
          <w:color w:val="002060"/>
          <w:sz w:val="24"/>
          <w:szCs w:val="24"/>
          <w:u w:val="single"/>
        </w:rPr>
      </w:pPr>
    </w:p>
    <w:p w14:paraId="7D605957" w14:textId="77777777" w:rsidR="009F6DD9" w:rsidRDefault="009F6DD9" w:rsidP="3B1E09C7">
      <w:pPr>
        <w:jc w:val="both"/>
        <w:rPr>
          <w:rFonts w:ascii="Times New Roman" w:eastAsia="Times New Roman" w:hAnsi="Times New Roman" w:cs="Times New Roman"/>
          <w:b/>
          <w:bCs/>
          <w:color w:val="002060"/>
          <w:sz w:val="24"/>
          <w:szCs w:val="24"/>
          <w:u w:val="single"/>
        </w:rPr>
      </w:pPr>
    </w:p>
    <w:p w14:paraId="5E29E401" w14:textId="77777777" w:rsidR="009F6DD9" w:rsidRDefault="009F6DD9" w:rsidP="3B1E09C7">
      <w:pPr>
        <w:jc w:val="both"/>
        <w:rPr>
          <w:rFonts w:ascii="Times New Roman" w:eastAsia="Times New Roman" w:hAnsi="Times New Roman" w:cs="Times New Roman"/>
          <w:b/>
          <w:bCs/>
          <w:color w:val="002060"/>
          <w:sz w:val="24"/>
          <w:szCs w:val="24"/>
          <w:u w:val="single"/>
        </w:rPr>
      </w:pPr>
    </w:p>
    <w:p w14:paraId="0632751B" w14:textId="77777777" w:rsidR="009F6DD9" w:rsidRDefault="009F6DD9" w:rsidP="3B1E09C7">
      <w:pPr>
        <w:jc w:val="both"/>
        <w:rPr>
          <w:rFonts w:ascii="Times New Roman" w:eastAsia="Times New Roman" w:hAnsi="Times New Roman" w:cs="Times New Roman"/>
          <w:b/>
          <w:bCs/>
          <w:color w:val="002060"/>
          <w:sz w:val="24"/>
          <w:szCs w:val="24"/>
          <w:u w:val="single"/>
        </w:rPr>
      </w:pPr>
    </w:p>
    <w:p w14:paraId="19859479" w14:textId="77777777" w:rsidR="009F6DD9" w:rsidRDefault="009F6DD9" w:rsidP="3B1E09C7">
      <w:pPr>
        <w:jc w:val="both"/>
        <w:rPr>
          <w:rFonts w:ascii="Times New Roman" w:eastAsia="Times New Roman" w:hAnsi="Times New Roman" w:cs="Times New Roman"/>
          <w:b/>
          <w:bCs/>
          <w:color w:val="002060"/>
          <w:sz w:val="24"/>
          <w:szCs w:val="24"/>
          <w:u w:val="single"/>
        </w:rPr>
      </w:pPr>
    </w:p>
    <w:p w14:paraId="5C4AF2DC" w14:textId="77777777" w:rsidR="009F6DD9" w:rsidRDefault="009F6DD9" w:rsidP="3B1E09C7">
      <w:pPr>
        <w:jc w:val="both"/>
        <w:rPr>
          <w:rFonts w:ascii="Times New Roman" w:eastAsia="Times New Roman" w:hAnsi="Times New Roman" w:cs="Times New Roman"/>
          <w:b/>
          <w:bCs/>
          <w:color w:val="002060"/>
          <w:sz w:val="24"/>
          <w:szCs w:val="24"/>
          <w:u w:val="single"/>
        </w:rPr>
      </w:pPr>
    </w:p>
    <w:p w14:paraId="075ECD55" w14:textId="77777777" w:rsidR="009F6DD9" w:rsidRDefault="009F6DD9" w:rsidP="3B1E09C7">
      <w:pPr>
        <w:jc w:val="both"/>
        <w:rPr>
          <w:rFonts w:ascii="Times New Roman" w:eastAsia="Times New Roman" w:hAnsi="Times New Roman" w:cs="Times New Roman"/>
          <w:b/>
          <w:bCs/>
          <w:color w:val="002060"/>
          <w:sz w:val="24"/>
          <w:szCs w:val="24"/>
          <w:u w:val="single"/>
        </w:rPr>
      </w:pPr>
    </w:p>
    <w:p w14:paraId="3549701C" w14:textId="77777777" w:rsidR="009F6DD9" w:rsidRDefault="009F6DD9" w:rsidP="3B1E09C7">
      <w:pPr>
        <w:jc w:val="both"/>
        <w:rPr>
          <w:rFonts w:ascii="Times New Roman" w:eastAsia="Times New Roman" w:hAnsi="Times New Roman" w:cs="Times New Roman"/>
          <w:b/>
          <w:bCs/>
          <w:color w:val="002060"/>
          <w:sz w:val="24"/>
          <w:szCs w:val="24"/>
          <w:u w:val="single"/>
        </w:rPr>
      </w:pPr>
    </w:p>
    <w:p w14:paraId="1281A9E5" w14:textId="77777777" w:rsidR="009F6DD9" w:rsidRDefault="009F6DD9" w:rsidP="3B1E09C7">
      <w:pPr>
        <w:jc w:val="both"/>
        <w:rPr>
          <w:rFonts w:ascii="Times New Roman" w:eastAsia="Times New Roman" w:hAnsi="Times New Roman" w:cs="Times New Roman"/>
          <w:b/>
          <w:bCs/>
          <w:color w:val="002060"/>
          <w:sz w:val="24"/>
          <w:szCs w:val="24"/>
          <w:u w:val="single"/>
        </w:rPr>
      </w:pPr>
    </w:p>
    <w:p w14:paraId="6CAED36B" w14:textId="77777777" w:rsidR="009F6DD9" w:rsidRDefault="009F6DD9" w:rsidP="3B1E09C7">
      <w:pPr>
        <w:jc w:val="both"/>
        <w:rPr>
          <w:rFonts w:ascii="Times New Roman" w:eastAsia="Times New Roman" w:hAnsi="Times New Roman" w:cs="Times New Roman"/>
          <w:b/>
          <w:bCs/>
          <w:color w:val="002060"/>
          <w:sz w:val="24"/>
          <w:szCs w:val="24"/>
          <w:u w:val="single"/>
        </w:rPr>
      </w:pPr>
    </w:p>
    <w:p w14:paraId="5FEEDD0D" w14:textId="77777777" w:rsidR="009F6DD9" w:rsidRDefault="009F6DD9" w:rsidP="3B1E09C7">
      <w:pPr>
        <w:jc w:val="both"/>
        <w:rPr>
          <w:rFonts w:ascii="Times New Roman" w:eastAsia="Times New Roman" w:hAnsi="Times New Roman" w:cs="Times New Roman"/>
          <w:b/>
          <w:bCs/>
          <w:color w:val="002060"/>
          <w:sz w:val="24"/>
          <w:szCs w:val="24"/>
          <w:u w:val="single"/>
        </w:rPr>
      </w:pPr>
    </w:p>
    <w:p w14:paraId="404AE2B4" w14:textId="77777777" w:rsidR="009F6DD9" w:rsidRDefault="009F6DD9" w:rsidP="3B1E09C7">
      <w:pPr>
        <w:jc w:val="both"/>
        <w:rPr>
          <w:rFonts w:ascii="Times New Roman" w:eastAsia="Times New Roman" w:hAnsi="Times New Roman" w:cs="Times New Roman"/>
          <w:b/>
          <w:bCs/>
          <w:color w:val="002060"/>
          <w:sz w:val="24"/>
          <w:szCs w:val="24"/>
          <w:u w:val="single"/>
        </w:rPr>
      </w:pPr>
    </w:p>
    <w:p w14:paraId="24E697B7" w14:textId="77777777" w:rsidR="009F6DD9" w:rsidRDefault="009F6DD9" w:rsidP="3B1E09C7">
      <w:pPr>
        <w:jc w:val="both"/>
        <w:rPr>
          <w:rFonts w:ascii="Times New Roman" w:eastAsia="Times New Roman" w:hAnsi="Times New Roman" w:cs="Times New Roman"/>
          <w:b/>
          <w:bCs/>
          <w:color w:val="002060"/>
          <w:sz w:val="24"/>
          <w:szCs w:val="24"/>
          <w:u w:val="single"/>
        </w:rPr>
      </w:pPr>
    </w:p>
    <w:p w14:paraId="4508BE36" w14:textId="77777777" w:rsidR="009F6DD9" w:rsidRDefault="009F6DD9" w:rsidP="3B1E09C7">
      <w:pPr>
        <w:jc w:val="both"/>
        <w:rPr>
          <w:rFonts w:ascii="Times New Roman" w:eastAsia="Times New Roman" w:hAnsi="Times New Roman" w:cs="Times New Roman"/>
          <w:b/>
          <w:bCs/>
          <w:color w:val="002060"/>
          <w:sz w:val="24"/>
          <w:szCs w:val="24"/>
          <w:u w:val="single"/>
        </w:rPr>
      </w:pPr>
    </w:p>
    <w:p w14:paraId="5BA4116C" w14:textId="5374DB2A"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lastRenderedPageBreak/>
        <w:t>Dynamic Model:</w:t>
      </w:r>
    </w:p>
    <w:p w14:paraId="767B101B" w14:textId="5F3B10CB" w:rsidR="3B1E09C7" w:rsidRDefault="75C858A6" w:rsidP="75C858A6">
      <w:pPr>
        <w:jc w:val="both"/>
        <w:rPr>
          <w:rFonts w:ascii="Times New Roman" w:eastAsia="Times New Roman" w:hAnsi="Times New Roman" w:cs="Times New Roman"/>
          <w:b/>
          <w:bCs/>
          <w:color w:val="0070C0"/>
          <w:sz w:val="24"/>
          <w:szCs w:val="24"/>
        </w:rPr>
      </w:pPr>
      <w:r w:rsidRPr="75C858A6">
        <w:rPr>
          <w:rFonts w:ascii="Times New Roman" w:eastAsia="Times New Roman" w:hAnsi="Times New Roman" w:cs="Times New Roman"/>
          <w:b/>
          <w:bCs/>
          <w:color w:val="0070C0"/>
          <w:sz w:val="24"/>
          <w:szCs w:val="24"/>
        </w:rPr>
        <w:t>Sequences Diagram of Delete Payee</w:t>
      </w:r>
    </w:p>
    <w:p w14:paraId="09FCEE84" w14:textId="25583EE0" w:rsidR="796F8611" w:rsidRDefault="796F8611" w:rsidP="7500CCF5">
      <w:pPr>
        <w:jc w:val="center"/>
      </w:pPr>
      <w:r>
        <w:rPr>
          <w:noProof/>
          <w:lang w:eastAsia="zh-CN"/>
        </w:rPr>
        <w:drawing>
          <wp:inline distT="0" distB="0" distL="0" distR="0" wp14:anchorId="609DEA3F" wp14:editId="2ED6161E">
            <wp:extent cx="5048299" cy="3849329"/>
            <wp:effectExtent l="0" t="0" r="0" b="0"/>
            <wp:docPr id="18216948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54194" cy="3853824"/>
                    </a:xfrm>
                    <a:prstGeom prst="rect">
                      <a:avLst/>
                    </a:prstGeom>
                  </pic:spPr>
                </pic:pic>
              </a:graphicData>
            </a:graphic>
          </wp:inline>
        </w:drawing>
      </w:r>
    </w:p>
    <w:p w14:paraId="5C74CE69" w14:textId="490F92CE" w:rsidR="796F8611" w:rsidRDefault="29B25F8F" w:rsidP="29B25F8F">
      <w:pPr>
        <w:jc w:val="center"/>
        <w:rPr>
          <w:rFonts w:ascii="Times New Roman" w:eastAsia="Times New Roman" w:hAnsi="Times New Roman" w:cs="Times New Roman"/>
          <w:b/>
          <w:bCs/>
        </w:rPr>
      </w:pPr>
      <w:r w:rsidRPr="29B25F8F">
        <w:rPr>
          <w:rFonts w:ascii="Times New Roman" w:eastAsia="Times New Roman" w:hAnsi="Times New Roman" w:cs="Times New Roman"/>
          <w:b/>
          <w:bCs/>
        </w:rPr>
        <w:t>[Fig 15: Sequence diagram of Delete Payee]</w:t>
      </w:r>
    </w:p>
    <w:p w14:paraId="6715CA35" w14:textId="33C60906" w:rsidR="29B25F8F" w:rsidRDefault="29B25F8F" w:rsidP="29B25F8F">
      <w:pPr>
        <w:jc w:val="center"/>
        <w:rPr>
          <w:rFonts w:ascii="Times New Roman" w:eastAsia="Times New Roman" w:hAnsi="Times New Roman" w:cs="Times New Roman"/>
          <w:b/>
          <w:bCs/>
        </w:rPr>
      </w:pPr>
    </w:p>
    <w:p w14:paraId="2AD46318" w14:textId="697F0BF7" w:rsidR="3B1E09C7" w:rsidRDefault="75C858A6" w:rsidP="75C858A6">
      <w:pPr>
        <w:jc w:val="both"/>
        <w:rPr>
          <w:rFonts w:ascii="Times New Roman" w:eastAsia="Times New Roman" w:hAnsi="Times New Roman" w:cs="Times New Roman"/>
          <w:b/>
          <w:bCs/>
          <w:color w:val="0070C0"/>
          <w:sz w:val="24"/>
          <w:szCs w:val="24"/>
        </w:rPr>
      </w:pPr>
      <w:r w:rsidRPr="75C858A6">
        <w:rPr>
          <w:rFonts w:ascii="Times New Roman" w:eastAsia="Times New Roman" w:hAnsi="Times New Roman" w:cs="Times New Roman"/>
          <w:b/>
          <w:bCs/>
          <w:color w:val="0070C0"/>
          <w:sz w:val="24"/>
          <w:szCs w:val="24"/>
        </w:rPr>
        <w:t>State Diagram of Payee entity object</w:t>
      </w:r>
    </w:p>
    <w:p w14:paraId="0B1A5290" w14:textId="292F04CA" w:rsidR="3B1E09C7" w:rsidRDefault="3B1E09C7" w:rsidP="2AC59158">
      <w:pPr>
        <w:jc w:val="center"/>
        <w:rPr>
          <w:rFonts w:ascii="Times New Roman" w:eastAsia="Times New Roman" w:hAnsi="Times New Roman" w:cs="Times New Roman"/>
          <w:b/>
          <w:bCs/>
          <w:sz w:val="24"/>
          <w:szCs w:val="24"/>
        </w:rPr>
      </w:pPr>
      <w:r>
        <w:rPr>
          <w:noProof/>
          <w:lang w:eastAsia="zh-CN"/>
        </w:rPr>
        <w:drawing>
          <wp:inline distT="0" distB="0" distL="0" distR="0" wp14:anchorId="2CDE4FFD" wp14:editId="2F239794">
            <wp:extent cx="3726180" cy="2251236"/>
            <wp:effectExtent l="0" t="0" r="7620" b="0"/>
            <wp:docPr id="4997286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6840" cy="2257676"/>
                    </a:xfrm>
                    <a:prstGeom prst="rect">
                      <a:avLst/>
                    </a:prstGeom>
                  </pic:spPr>
                </pic:pic>
              </a:graphicData>
            </a:graphic>
          </wp:inline>
        </w:drawing>
      </w:r>
    </w:p>
    <w:p w14:paraId="41345492" w14:textId="3C43FB01" w:rsidR="796F8611" w:rsidRDefault="796F8611" w:rsidP="796F8611">
      <w:pPr>
        <w:jc w:val="center"/>
      </w:pPr>
    </w:p>
    <w:p w14:paraId="5F8A1EC7" w14:textId="5C736C62" w:rsidR="796F8611" w:rsidRDefault="29B25F8F" w:rsidP="796F8611">
      <w:pPr>
        <w:jc w:val="center"/>
      </w:pPr>
      <w:r w:rsidRPr="29B25F8F">
        <w:rPr>
          <w:rFonts w:ascii="Times New Roman" w:eastAsia="Times New Roman" w:hAnsi="Times New Roman" w:cs="Times New Roman"/>
          <w:b/>
          <w:bCs/>
        </w:rPr>
        <w:t>[Fig 16: State diagram of Payee]</w:t>
      </w:r>
    </w:p>
    <w:p w14:paraId="2527CE26" w14:textId="26F111EB" w:rsidR="3B1E09C7" w:rsidRDefault="1577204D" w:rsidP="1577204D">
      <w:pPr>
        <w:jc w:val="both"/>
        <w:rPr>
          <w:rFonts w:ascii="Times New Roman" w:eastAsia="Times New Roman" w:hAnsi="Times New Roman" w:cs="Times New Roman"/>
          <w:b/>
          <w:bCs/>
          <w:sz w:val="24"/>
          <w:szCs w:val="24"/>
        </w:rPr>
      </w:pPr>
      <w:r w:rsidRPr="1577204D">
        <w:rPr>
          <w:rFonts w:ascii="Times New Roman" w:eastAsia="Times New Roman" w:hAnsi="Times New Roman" w:cs="Times New Roman"/>
          <w:b/>
          <w:bCs/>
          <w:sz w:val="24"/>
          <w:szCs w:val="24"/>
        </w:rPr>
        <w:lastRenderedPageBreak/>
        <w:t>3.8. A customer is able to schedule a payment that is paid either from the customer’s savings account or checking account.</w:t>
      </w:r>
    </w:p>
    <w:p w14:paraId="01E291BD" w14:textId="402B86CF" w:rsidR="75C858A6" w:rsidRDefault="75C858A6" w:rsidP="75C858A6">
      <w:pPr>
        <w:spacing w:line="331" w:lineRule="exact"/>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 xml:space="preserve">Functionality: Customers Schedule payment that is paid either from the customer's savings account or checking account. </w:t>
      </w:r>
    </w:p>
    <w:p w14:paraId="7FF6ED69" w14:textId="322C093C" w:rsidR="75C858A6" w:rsidRDefault="75C858A6" w:rsidP="75C858A6">
      <w:pPr>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Functionality name</w:t>
      </w:r>
      <w:r w:rsidRPr="75C858A6">
        <w:rPr>
          <w:rFonts w:ascii="Times New Roman" w:eastAsia="Times New Roman" w:hAnsi="Times New Roman" w:cs="Times New Roman"/>
          <w:b/>
          <w:bCs/>
          <w:color w:val="000000" w:themeColor="text1"/>
          <w:sz w:val="24"/>
          <w:szCs w:val="24"/>
        </w:rPr>
        <w:t>: Schedule Payment</w:t>
      </w:r>
    </w:p>
    <w:p w14:paraId="3F1E2DF3" w14:textId="794C4264"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t>Functional Model:</w:t>
      </w:r>
    </w:p>
    <w:p w14:paraId="25F5663C" w14:textId="20430F78" w:rsidR="3B1E09C7" w:rsidRDefault="75C858A6" w:rsidP="3B1E09C7">
      <w:pPr>
        <w:jc w:val="both"/>
        <w:rPr>
          <w:rFonts w:ascii="Times New Roman" w:eastAsia="Times New Roman" w:hAnsi="Times New Roman" w:cs="Times New Roman"/>
          <w:b/>
          <w:bCs/>
          <w:color w:val="0070C0"/>
          <w:sz w:val="24"/>
          <w:szCs w:val="24"/>
        </w:rPr>
      </w:pPr>
      <w:r w:rsidRPr="75C858A6">
        <w:rPr>
          <w:rFonts w:ascii="Times New Roman" w:eastAsia="Times New Roman" w:hAnsi="Times New Roman" w:cs="Times New Roman"/>
          <w:b/>
          <w:bCs/>
          <w:color w:val="0070C0"/>
          <w:sz w:val="24"/>
          <w:szCs w:val="24"/>
        </w:rPr>
        <w:t>Scenarios</w:t>
      </w:r>
    </w:p>
    <w:p w14:paraId="4AAA9887" w14:textId="7CD542CB" w:rsidR="3B1E09C7" w:rsidRDefault="29B25F8F" w:rsidP="75C858A6">
      <w:pPr>
        <w:spacing w:line="331" w:lineRule="exact"/>
        <w:jc w:val="both"/>
      </w:pPr>
      <w:r w:rsidRPr="29B25F8F">
        <w:rPr>
          <w:rFonts w:ascii="Times New Roman" w:eastAsia="Times New Roman" w:hAnsi="Times New Roman" w:cs="Times New Roman"/>
          <w:b/>
          <w:bCs/>
          <w:color w:val="000000" w:themeColor="text1"/>
          <w:sz w:val="24"/>
          <w:szCs w:val="24"/>
        </w:rPr>
        <w:t>Example 1:</w:t>
      </w:r>
      <w:r w:rsidRPr="29B25F8F">
        <w:rPr>
          <w:rFonts w:ascii="Times New Roman" w:eastAsia="Times New Roman" w:hAnsi="Times New Roman" w:cs="Times New Roman"/>
          <w:color w:val="000000" w:themeColor="text1"/>
          <w:sz w:val="24"/>
          <w:szCs w:val="24"/>
        </w:rPr>
        <w:t xml:space="preserve"> Susan attempt to schedule a payment by entering amount "$200" and date "04/28/2018" at 9 PM. </w:t>
      </w:r>
    </w:p>
    <w:tbl>
      <w:tblPr>
        <w:tblStyle w:val="PlainTable2"/>
        <w:tblW w:w="0" w:type="auto"/>
        <w:tblLayout w:type="fixed"/>
        <w:tblLook w:val="04A0" w:firstRow="1" w:lastRow="0" w:firstColumn="1" w:lastColumn="0" w:noHBand="0" w:noVBand="1"/>
      </w:tblPr>
      <w:tblGrid>
        <w:gridCol w:w="3750"/>
        <w:gridCol w:w="5610"/>
      </w:tblGrid>
      <w:tr w:rsidR="75C858A6" w14:paraId="67141AF4"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2B59589B" w14:textId="3B237059" w:rsidR="75C858A6" w:rsidRDefault="75C858A6" w:rsidP="75C858A6">
            <w:pPr>
              <w:spacing w:line="331" w:lineRule="exact"/>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Scenario name</w:t>
            </w:r>
            <w:r w:rsidRPr="75C858A6">
              <w:rPr>
                <w:rFonts w:ascii="Times New Roman" w:eastAsia="Times New Roman" w:hAnsi="Times New Roman" w:cs="Times New Roman"/>
                <w:color w:val="000000" w:themeColor="text1"/>
                <w:sz w:val="24"/>
                <w:szCs w:val="24"/>
              </w:rPr>
              <w:t xml:space="preserve"> </w:t>
            </w:r>
          </w:p>
        </w:tc>
        <w:tc>
          <w:tcPr>
            <w:tcW w:w="5610" w:type="dxa"/>
          </w:tcPr>
          <w:p w14:paraId="728E0181" w14:textId="2557F515" w:rsidR="75C858A6" w:rsidRDefault="7CC5B521" w:rsidP="7CC5B521">
            <w:pPr>
              <w:spacing w:line="331" w:lineRule="exac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SchedulePaymentSuccessful</w:t>
            </w:r>
            <w:proofErr w:type="spellEnd"/>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SchedulePayment</w:t>
            </w:r>
            <w:proofErr w:type="spellEnd"/>
            <w:r w:rsidRPr="7CC5B521">
              <w:rPr>
                <w:rFonts w:ascii="Times New Roman" w:eastAsia="Times New Roman" w:hAnsi="Times New Roman" w:cs="Times New Roman"/>
                <w:color w:val="000000" w:themeColor="text1"/>
                <w:sz w:val="24"/>
                <w:szCs w:val="24"/>
                <w:u w:val="single"/>
              </w:rPr>
              <w:t xml:space="preserve"> </w:t>
            </w:r>
          </w:p>
        </w:tc>
      </w:tr>
      <w:tr w:rsidR="75C858A6" w14:paraId="5AE5B002"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471016A4" w14:textId="7906DD66" w:rsidR="75C858A6" w:rsidRDefault="75C858A6" w:rsidP="75C858A6">
            <w:pPr>
              <w:spacing w:line="331" w:lineRule="exact"/>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r w:rsidRPr="75C858A6">
              <w:rPr>
                <w:rFonts w:ascii="Times New Roman" w:eastAsia="Times New Roman" w:hAnsi="Times New Roman" w:cs="Times New Roman"/>
                <w:color w:val="000000" w:themeColor="text1"/>
                <w:sz w:val="24"/>
                <w:szCs w:val="24"/>
              </w:rPr>
              <w:t xml:space="preserve"> </w:t>
            </w:r>
          </w:p>
        </w:tc>
        <w:tc>
          <w:tcPr>
            <w:tcW w:w="5610" w:type="dxa"/>
          </w:tcPr>
          <w:p w14:paraId="4507D428" w14:textId="3E9AC4B2" w:rsidR="75C858A6" w:rsidRDefault="75C858A6" w:rsidP="75C858A6">
            <w:pPr>
              <w:spacing w:line="331" w:lineRule="exac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5C858A6">
              <w:rPr>
                <w:rFonts w:ascii="Times New Roman" w:eastAsia="Times New Roman" w:hAnsi="Times New Roman" w:cs="Times New Roman"/>
                <w:color w:val="000000" w:themeColor="text1"/>
                <w:sz w:val="24"/>
                <w:szCs w:val="24"/>
                <w:u w:val="single"/>
              </w:rPr>
              <w:t xml:space="preserve">Susan: Customer </w:t>
            </w:r>
          </w:p>
        </w:tc>
      </w:tr>
      <w:tr w:rsidR="75C858A6" w14:paraId="410428C6" w14:textId="77777777" w:rsidTr="7CC5B521">
        <w:tc>
          <w:tcPr>
            <w:cnfStyle w:val="001000000000" w:firstRow="0" w:lastRow="0" w:firstColumn="1" w:lastColumn="0" w:oddVBand="0" w:evenVBand="0" w:oddHBand="0" w:evenHBand="0" w:firstRowFirstColumn="0" w:firstRowLastColumn="0" w:lastRowFirstColumn="0" w:lastRowLastColumn="0"/>
            <w:tcW w:w="3750" w:type="dxa"/>
          </w:tcPr>
          <w:p w14:paraId="400114CC" w14:textId="612AEEF2" w:rsidR="75C858A6" w:rsidRDefault="75C858A6" w:rsidP="75C858A6">
            <w:pPr>
              <w:spacing w:line="331" w:lineRule="exact"/>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Instances Flow of events</w:t>
            </w:r>
            <w:r w:rsidRPr="75C858A6">
              <w:rPr>
                <w:rFonts w:ascii="Times New Roman" w:eastAsia="Times New Roman" w:hAnsi="Times New Roman" w:cs="Times New Roman"/>
                <w:color w:val="000000" w:themeColor="text1"/>
                <w:sz w:val="24"/>
                <w:szCs w:val="24"/>
              </w:rPr>
              <w:t xml:space="preserve">  </w:t>
            </w:r>
          </w:p>
        </w:tc>
        <w:tc>
          <w:tcPr>
            <w:tcW w:w="5610" w:type="dxa"/>
          </w:tcPr>
          <w:p w14:paraId="213546E6" w14:textId="0EDCCB0F" w:rsidR="75C858A6" w:rsidRDefault="5D7DB914" w:rsidP="5D7DB914">
            <w:pPr>
              <w:spacing w:line="331" w:lineRule="exact"/>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1.Susan activates the “Schedule Payment” functionality of the system by clicking on “Schedule Payment”.</w:t>
            </w:r>
          </w:p>
          <w:p w14:paraId="06C772B9" w14:textId="09D12319" w:rsidR="75C858A6" w:rsidRDefault="29B25F8F" w:rsidP="29B25F8F">
            <w:pPr>
              <w:spacing w:line="331" w:lineRule="exact"/>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color w:val="000000" w:themeColor="text1"/>
                <w:sz w:val="24"/>
                <w:szCs w:val="24"/>
              </w:rPr>
              <w:t>2. Susan select her checking account or saving account, payee account “234567891”, enters a payee amount "$200". Susan select the date for the payment "04/28/2018".</w:t>
            </w:r>
          </w:p>
          <w:p w14:paraId="142AD7C1" w14:textId="0A8475CF" w:rsidR="75C858A6" w:rsidRDefault="29B25F8F" w:rsidP="29B25F8F">
            <w:pPr>
              <w:spacing w:line="331" w:lineRule="exact"/>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color w:val="000000" w:themeColor="text1"/>
                <w:sz w:val="24"/>
                <w:szCs w:val="24"/>
              </w:rPr>
              <w:t>3. The system review all information that entered, payee account “234567891”, enters a payee amount "$200". Susan select the date for the payment "04/28/2018”</w:t>
            </w:r>
          </w:p>
          <w:p w14:paraId="6B216AC1" w14:textId="5FAAC8B2" w:rsidR="75C858A6" w:rsidRDefault="5D7DB914" w:rsidP="5D7DB914">
            <w:pPr>
              <w:spacing w:line="331" w:lineRule="exact"/>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4. Susan click on "Schedule Payment" button. </w:t>
            </w:r>
          </w:p>
          <w:p w14:paraId="74BAFDBB" w14:textId="7C532D4F" w:rsidR="75C858A6" w:rsidRDefault="5D7DB914" w:rsidP="5D7DB914">
            <w:pPr>
              <w:spacing w:line="331" w:lineRule="exact"/>
              <w:ind w:left="360"/>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5.Displays the successful schedule payment.</w:t>
            </w:r>
            <w:r w:rsidRPr="5D7DB914">
              <w:rPr>
                <w:rFonts w:ascii="Arial" w:eastAsia="Arial" w:hAnsi="Arial" w:cs="Arial"/>
                <w:color w:val="000000" w:themeColor="text1"/>
                <w:sz w:val="24"/>
                <w:szCs w:val="24"/>
              </w:rPr>
              <w:t xml:space="preserve"> </w:t>
            </w:r>
          </w:p>
        </w:tc>
      </w:tr>
    </w:tbl>
    <w:p w14:paraId="4BAAFBBD" w14:textId="55A3B7C3"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36 Schedule Payment Successful Scenario]</w:t>
      </w:r>
    </w:p>
    <w:p w14:paraId="03F12027" w14:textId="7D5329AC" w:rsidR="796F8611" w:rsidRDefault="796F8611" w:rsidP="796F8611">
      <w:pPr>
        <w:jc w:val="center"/>
        <w:rPr>
          <w:rFonts w:ascii="Times New Roman" w:eastAsia="Times New Roman" w:hAnsi="Times New Roman" w:cs="Times New Roman"/>
          <w:b/>
          <w:bCs/>
          <w:sz w:val="20"/>
          <w:szCs w:val="20"/>
        </w:rPr>
      </w:pPr>
    </w:p>
    <w:p w14:paraId="680AEF22" w14:textId="61F2FF33" w:rsidR="3B1E09C7" w:rsidRDefault="29B25F8F" w:rsidP="75C858A6">
      <w:pPr>
        <w:spacing w:line="331" w:lineRule="exact"/>
        <w:jc w:val="both"/>
      </w:pPr>
      <w:r w:rsidRPr="29B25F8F">
        <w:rPr>
          <w:rFonts w:ascii="Times New Roman" w:eastAsia="Times New Roman" w:hAnsi="Times New Roman" w:cs="Times New Roman"/>
          <w:b/>
          <w:bCs/>
          <w:color w:val="000000" w:themeColor="text1"/>
          <w:sz w:val="24"/>
          <w:szCs w:val="24"/>
        </w:rPr>
        <w:t xml:space="preserve">Example 2: </w:t>
      </w:r>
      <w:r w:rsidRPr="29B25F8F">
        <w:rPr>
          <w:rFonts w:ascii="Times New Roman" w:eastAsia="Times New Roman" w:hAnsi="Times New Roman" w:cs="Times New Roman"/>
          <w:color w:val="000000" w:themeColor="text1"/>
          <w:sz w:val="24"/>
          <w:szCs w:val="24"/>
        </w:rPr>
        <w:t xml:space="preserve">Susan attempt to schedule a payment by entering amount "$5000" and date "04/28/2018" at 9:30 PM. </w:t>
      </w:r>
    </w:p>
    <w:tbl>
      <w:tblPr>
        <w:tblStyle w:val="PlainTable2"/>
        <w:tblW w:w="9360" w:type="dxa"/>
        <w:tblLayout w:type="fixed"/>
        <w:tblLook w:val="04A0" w:firstRow="1" w:lastRow="0" w:firstColumn="1" w:lastColumn="0" w:noHBand="0" w:noVBand="1"/>
      </w:tblPr>
      <w:tblGrid>
        <w:gridCol w:w="4035"/>
        <w:gridCol w:w="5325"/>
      </w:tblGrid>
      <w:tr w:rsidR="75C858A6" w14:paraId="29BF2784"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5" w:type="dxa"/>
          </w:tcPr>
          <w:p w14:paraId="511C5446" w14:textId="5450FD94"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Scenario name</w:t>
            </w:r>
            <w:r w:rsidRPr="75C858A6">
              <w:rPr>
                <w:rFonts w:ascii="Times New Roman" w:eastAsia="Times New Roman" w:hAnsi="Times New Roman" w:cs="Times New Roman"/>
                <w:color w:val="000000" w:themeColor="text1"/>
                <w:sz w:val="24"/>
                <w:szCs w:val="24"/>
              </w:rPr>
              <w:t xml:space="preserve"> </w:t>
            </w:r>
          </w:p>
        </w:tc>
        <w:tc>
          <w:tcPr>
            <w:tcW w:w="5325" w:type="dxa"/>
          </w:tcPr>
          <w:p w14:paraId="5315EC54" w14:textId="3B877C76" w:rsidR="75C858A6" w:rsidRDefault="7CC5B521" w:rsidP="7CC5B521">
            <w:pPr>
              <w:spacing w:line="331" w:lineRule="exact"/>
              <w:ind w:left="-8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u w:val="single"/>
              </w:rPr>
            </w:pPr>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SchedulePaymentUnsuccessful</w:t>
            </w:r>
            <w:proofErr w:type="spellEnd"/>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SchedulePayment</w:t>
            </w:r>
            <w:proofErr w:type="spellEnd"/>
            <w:r w:rsidRPr="7CC5B521">
              <w:rPr>
                <w:rFonts w:ascii="Times New Roman" w:eastAsia="Times New Roman" w:hAnsi="Times New Roman" w:cs="Times New Roman"/>
                <w:color w:val="000000" w:themeColor="text1"/>
                <w:sz w:val="24"/>
                <w:szCs w:val="24"/>
                <w:u w:val="single"/>
              </w:rPr>
              <w:t xml:space="preserve"> </w:t>
            </w:r>
          </w:p>
        </w:tc>
      </w:tr>
      <w:tr w:rsidR="75C858A6" w14:paraId="67435C9D"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5" w:type="dxa"/>
          </w:tcPr>
          <w:p w14:paraId="0DCE54FC" w14:textId="356E7947"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Participating actor</w:t>
            </w:r>
            <w:r w:rsidRPr="75C858A6">
              <w:rPr>
                <w:rFonts w:ascii="Times New Roman" w:eastAsia="Times New Roman" w:hAnsi="Times New Roman" w:cs="Times New Roman"/>
                <w:color w:val="000000" w:themeColor="text1"/>
                <w:sz w:val="24"/>
                <w:szCs w:val="24"/>
              </w:rPr>
              <w:t xml:space="preserve"> </w:t>
            </w:r>
          </w:p>
        </w:tc>
        <w:tc>
          <w:tcPr>
            <w:tcW w:w="5325" w:type="dxa"/>
          </w:tcPr>
          <w:p w14:paraId="5F3F4F43" w14:textId="4C993F8A" w:rsidR="75C858A6" w:rsidRDefault="75C858A6" w:rsidP="75C858A6">
            <w:pPr>
              <w:spacing w:line="331" w:lineRule="exact"/>
              <w:ind w:left="-8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5C858A6">
              <w:rPr>
                <w:rFonts w:ascii="Times New Roman" w:eastAsia="Times New Roman" w:hAnsi="Times New Roman" w:cs="Times New Roman"/>
                <w:color w:val="000000" w:themeColor="text1"/>
                <w:sz w:val="24"/>
                <w:szCs w:val="24"/>
                <w:u w:val="single"/>
              </w:rPr>
              <w:t xml:space="preserve"> Susan: Customer </w:t>
            </w:r>
          </w:p>
        </w:tc>
      </w:tr>
      <w:tr w:rsidR="75C858A6" w14:paraId="7C89DBED" w14:textId="77777777" w:rsidTr="7CC5B521">
        <w:tc>
          <w:tcPr>
            <w:cnfStyle w:val="001000000000" w:firstRow="0" w:lastRow="0" w:firstColumn="1" w:lastColumn="0" w:oddVBand="0" w:evenVBand="0" w:oddHBand="0" w:evenHBand="0" w:firstRowFirstColumn="0" w:firstRowLastColumn="0" w:lastRowFirstColumn="0" w:lastRowLastColumn="0"/>
            <w:tcW w:w="4035" w:type="dxa"/>
          </w:tcPr>
          <w:p w14:paraId="30038493" w14:textId="3B2D9866"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Instances Flow of events</w:t>
            </w:r>
            <w:r w:rsidRPr="75C858A6">
              <w:rPr>
                <w:rFonts w:ascii="Times New Roman" w:eastAsia="Times New Roman" w:hAnsi="Times New Roman" w:cs="Times New Roman"/>
                <w:color w:val="000000" w:themeColor="text1"/>
                <w:sz w:val="24"/>
                <w:szCs w:val="24"/>
              </w:rPr>
              <w:t xml:space="preserve">  </w:t>
            </w:r>
          </w:p>
        </w:tc>
        <w:tc>
          <w:tcPr>
            <w:tcW w:w="5325" w:type="dxa"/>
          </w:tcPr>
          <w:p w14:paraId="630E0E46" w14:textId="3C19F095" w:rsidR="75C858A6"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1.Susan activates the “Schedule Payment” functionality of the system by clicking on “Schedule Payment”.</w:t>
            </w:r>
          </w:p>
          <w:p w14:paraId="2FBD6826" w14:textId="4D62F301" w:rsidR="75C858A6" w:rsidRDefault="29B25F8F" w:rsidP="29B25F8F">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color w:val="000000" w:themeColor="text1"/>
                <w:sz w:val="24"/>
                <w:szCs w:val="24"/>
              </w:rPr>
              <w:t xml:space="preserve">2.Susan select her checking account or saving account, payee account “234567891”, enters a payee </w:t>
            </w:r>
            <w:r w:rsidRPr="29B25F8F">
              <w:rPr>
                <w:rFonts w:ascii="Times New Roman" w:eastAsia="Times New Roman" w:hAnsi="Times New Roman" w:cs="Times New Roman"/>
                <w:color w:val="000000" w:themeColor="text1"/>
                <w:sz w:val="24"/>
                <w:szCs w:val="24"/>
              </w:rPr>
              <w:lastRenderedPageBreak/>
              <w:t xml:space="preserve">amount "$2000". Susan select the date for the payment "04/28/2018". </w:t>
            </w:r>
          </w:p>
          <w:p w14:paraId="4739BBC6" w14:textId="48F56C49" w:rsidR="75C858A6" w:rsidRDefault="29B25F8F" w:rsidP="29B25F8F">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color w:val="000000" w:themeColor="text1"/>
                <w:sz w:val="24"/>
                <w:szCs w:val="24"/>
              </w:rPr>
              <w:t xml:space="preserve">3.The system review all information that entered, payee account “234567891”, enters a payee amount    "$2000". Susan select the date for the payment "04/28/2018” </w:t>
            </w:r>
          </w:p>
          <w:p w14:paraId="19327811" w14:textId="4C2867EE" w:rsidR="75C858A6"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4.Susan click on "Schedule Payment" button. </w:t>
            </w:r>
          </w:p>
          <w:p w14:paraId="67F327BE" w14:textId="2D59DA70" w:rsidR="75C858A6"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5.Displays the unsuccessful schedule payment because of her/his insufficient balance. </w:t>
            </w:r>
          </w:p>
        </w:tc>
      </w:tr>
    </w:tbl>
    <w:p w14:paraId="34A30A7F" w14:textId="15E8A503"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lastRenderedPageBreak/>
        <w:t>[Table: 37 Schedule Payment Unsuccessful Scenario]</w:t>
      </w:r>
    </w:p>
    <w:p w14:paraId="523D4C4D" w14:textId="414C95CB" w:rsidR="796F8611" w:rsidRDefault="796F8611" w:rsidP="796F8611">
      <w:pPr>
        <w:spacing w:line="331" w:lineRule="exact"/>
        <w:rPr>
          <w:rFonts w:ascii="Times New Roman" w:eastAsia="Times New Roman" w:hAnsi="Times New Roman" w:cs="Times New Roman"/>
          <w:color w:val="000000" w:themeColor="text1"/>
          <w:sz w:val="24"/>
          <w:szCs w:val="24"/>
        </w:rPr>
      </w:pPr>
    </w:p>
    <w:p w14:paraId="40BD28A9" w14:textId="53B6DBED" w:rsidR="3B1E09C7" w:rsidRDefault="29B25F8F" w:rsidP="75C858A6">
      <w:pPr>
        <w:spacing w:line="331" w:lineRule="exact"/>
        <w:jc w:val="both"/>
      </w:pPr>
      <w:r w:rsidRPr="29B25F8F">
        <w:rPr>
          <w:rFonts w:ascii="Times New Roman" w:eastAsia="Times New Roman" w:hAnsi="Times New Roman" w:cs="Times New Roman"/>
          <w:b/>
          <w:bCs/>
          <w:color w:val="000000" w:themeColor="text1"/>
          <w:sz w:val="24"/>
          <w:szCs w:val="24"/>
        </w:rPr>
        <w:t xml:space="preserve">Example 3: </w:t>
      </w:r>
      <w:r w:rsidRPr="29B25F8F">
        <w:rPr>
          <w:rFonts w:ascii="Times New Roman" w:eastAsia="Times New Roman" w:hAnsi="Times New Roman" w:cs="Times New Roman"/>
          <w:color w:val="000000" w:themeColor="text1"/>
          <w:sz w:val="24"/>
          <w:szCs w:val="24"/>
        </w:rPr>
        <w:t xml:space="preserve">Susan attempt to schedule a payment by entering amount "$200" and date "04/28/2018" at 9 PM. </w:t>
      </w:r>
    </w:p>
    <w:tbl>
      <w:tblPr>
        <w:tblStyle w:val="PlainTable2"/>
        <w:tblW w:w="9360" w:type="dxa"/>
        <w:tblLayout w:type="fixed"/>
        <w:tblLook w:val="04A0" w:firstRow="1" w:lastRow="0" w:firstColumn="1" w:lastColumn="0" w:noHBand="0" w:noVBand="1"/>
      </w:tblPr>
      <w:tblGrid>
        <w:gridCol w:w="4005"/>
        <w:gridCol w:w="5355"/>
      </w:tblGrid>
      <w:tr w:rsidR="75C858A6" w14:paraId="3DACF1EA"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5" w:type="dxa"/>
          </w:tcPr>
          <w:p w14:paraId="74445EE4" w14:textId="067C98A3"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Scenario name</w:t>
            </w:r>
            <w:r w:rsidRPr="75C858A6">
              <w:rPr>
                <w:rFonts w:ascii="Times New Roman" w:eastAsia="Times New Roman" w:hAnsi="Times New Roman" w:cs="Times New Roman"/>
                <w:color w:val="000000" w:themeColor="text1"/>
                <w:sz w:val="24"/>
                <w:szCs w:val="24"/>
              </w:rPr>
              <w:t xml:space="preserve"> </w:t>
            </w:r>
          </w:p>
        </w:tc>
        <w:tc>
          <w:tcPr>
            <w:tcW w:w="5355" w:type="dxa"/>
          </w:tcPr>
          <w:p w14:paraId="0E3C3A82" w14:textId="16F240F4" w:rsidR="75C858A6" w:rsidRDefault="7CC5B521" w:rsidP="7CC5B521">
            <w:pPr>
              <w:spacing w:line="331" w:lineRule="exact"/>
              <w:ind w:left="-8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u w:val="single"/>
              </w:rPr>
            </w:pPr>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SchedulePaymentCancel</w:t>
            </w:r>
            <w:proofErr w:type="spellEnd"/>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SchedulePayment</w:t>
            </w:r>
            <w:proofErr w:type="spellEnd"/>
            <w:r w:rsidRPr="7CC5B521">
              <w:rPr>
                <w:rFonts w:ascii="Times New Roman" w:eastAsia="Times New Roman" w:hAnsi="Times New Roman" w:cs="Times New Roman"/>
                <w:color w:val="000000" w:themeColor="text1"/>
                <w:sz w:val="24"/>
                <w:szCs w:val="24"/>
                <w:u w:val="single"/>
              </w:rPr>
              <w:t xml:space="preserve"> </w:t>
            </w:r>
          </w:p>
        </w:tc>
      </w:tr>
      <w:tr w:rsidR="75C858A6" w14:paraId="4D4C2AEE"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5" w:type="dxa"/>
          </w:tcPr>
          <w:p w14:paraId="7F766347" w14:textId="626CC9D4"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Participating actor</w:t>
            </w:r>
            <w:r w:rsidRPr="75C858A6">
              <w:rPr>
                <w:rFonts w:ascii="Times New Roman" w:eastAsia="Times New Roman" w:hAnsi="Times New Roman" w:cs="Times New Roman"/>
                <w:color w:val="000000" w:themeColor="text1"/>
                <w:sz w:val="24"/>
                <w:szCs w:val="24"/>
              </w:rPr>
              <w:t xml:space="preserve"> </w:t>
            </w:r>
          </w:p>
        </w:tc>
        <w:tc>
          <w:tcPr>
            <w:tcW w:w="5355" w:type="dxa"/>
          </w:tcPr>
          <w:p w14:paraId="58AE58D1" w14:textId="3219DFC4" w:rsidR="75C858A6" w:rsidRDefault="75C858A6" w:rsidP="75C858A6">
            <w:pPr>
              <w:spacing w:line="331" w:lineRule="exact"/>
              <w:ind w:left="-8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5C858A6">
              <w:rPr>
                <w:rFonts w:ascii="Times New Roman" w:eastAsia="Times New Roman" w:hAnsi="Times New Roman" w:cs="Times New Roman"/>
                <w:color w:val="000000" w:themeColor="text1"/>
                <w:sz w:val="24"/>
                <w:szCs w:val="24"/>
                <w:u w:val="single"/>
              </w:rPr>
              <w:t xml:space="preserve"> Susan: Customer </w:t>
            </w:r>
          </w:p>
        </w:tc>
      </w:tr>
      <w:tr w:rsidR="75C858A6" w14:paraId="770579EF" w14:textId="77777777" w:rsidTr="7CC5B521">
        <w:tc>
          <w:tcPr>
            <w:cnfStyle w:val="001000000000" w:firstRow="0" w:lastRow="0" w:firstColumn="1" w:lastColumn="0" w:oddVBand="0" w:evenVBand="0" w:oddHBand="0" w:evenHBand="0" w:firstRowFirstColumn="0" w:firstRowLastColumn="0" w:lastRowFirstColumn="0" w:lastRowLastColumn="0"/>
            <w:tcW w:w="4005" w:type="dxa"/>
          </w:tcPr>
          <w:p w14:paraId="7BB79100" w14:textId="2F81BC69"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Instances Flow of events</w:t>
            </w:r>
            <w:r w:rsidRPr="75C858A6">
              <w:rPr>
                <w:rFonts w:ascii="Times New Roman" w:eastAsia="Times New Roman" w:hAnsi="Times New Roman" w:cs="Times New Roman"/>
                <w:color w:val="000000" w:themeColor="text1"/>
                <w:sz w:val="24"/>
                <w:szCs w:val="24"/>
              </w:rPr>
              <w:t xml:space="preserve">  </w:t>
            </w:r>
          </w:p>
        </w:tc>
        <w:tc>
          <w:tcPr>
            <w:tcW w:w="5355" w:type="dxa"/>
          </w:tcPr>
          <w:p w14:paraId="7067B040" w14:textId="6CD6FA6E" w:rsidR="75C858A6"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1.Susan activates the “Schedule Payment” functionality of the system by clicking on “Schedule Payment”.</w:t>
            </w:r>
          </w:p>
          <w:p w14:paraId="6C4F1D05" w14:textId="79F578C7" w:rsidR="75C858A6" w:rsidRDefault="29B25F8F" w:rsidP="29B25F8F">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color w:val="000000" w:themeColor="text1"/>
                <w:sz w:val="24"/>
                <w:szCs w:val="24"/>
              </w:rPr>
              <w:t xml:space="preserve">2.Susan select her checking account or saving account, payee account “234567891”, enters a payee amount "$200". Susan select the date for the payment "04/28/2018". </w:t>
            </w:r>
          </w:p>
          <w:p w14:paraId="54C52380" w14:textId="55B63923" w:rsidR="75C858A6" w:rsidRDefault="29B25F8F" w:rsidP="29B25F8F">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color w:val="000000" w:themeColor="text1"/>
                <w:sz w:val="24"/>
                <w:szCs w:val="24"/>
              </w:rPr>
              <w:t>3.The system review all information that entered, payee account “234567891”, enters a payee amount     "$2000". Susan select the date for the payment "04/28/2018”.</w:t>
            </w:r>
          </w:p>
          <w:p w14:paraId="4CBA8083" w14:textId="728C3DD6" w:rsidR="75C858A6"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4.Susan clicks on cancel payment button.</w:t>
            </w:r>
          </w:p>
          <w:p w14:paraId="6BF7B0A9" w14:textId="3A05F7D1" w:rsidR="75C858A6"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5D7DB914">
              <w:rPr>
                <w:rFonts w:ascii="Times New Roman" w:eastAsia="Times New Roman" w:hAnsi="Times New Roman" w:cs="Times New Roman"/>
                <w:color w:val="000000" w:themeColor="text1"/>
                <w:sz w:val="24"/>
                <w:szCs w:val="24"/>
              </w:rPr>
              <w:t xml:space="preserve">5.Displays canceled payment message. </w:t>
            </w:r>
          </w:p>
        </w:tc>
      </w:tr>
    </w:tbl>
    <w:p w14:paraId="4DA08A41" w14:textId="116CFB07"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38 Schedule Payment Cancel Scenario]</w:t>
      </w:r>
    </w:p>
    <w:p w14:paraId="5D34AF0D" w14:textId="1C1D31B3" w:rsidR="796F8611" w:rsidRDefault="796F8611" w:rsidP="796F8611">
      <w:pPr>
        <w:jc w:val="both"/>
        <w:rPr>
          <w:rFonts w:ascii="Times New Roman" w:eastAsia="Times New Roman" w:hAnsi="Times New Roman" w:cs="Times New Roman"/>
          <w:b/>
          <w:bCs/>
          <w:color w:val="0070C0"/>
          <w:sz w:val="24"/>
          <w:szCs w:val="24"/>
        </w:rPr>
      </w:pPr>
    </w:p>
    <w:p w14:paraId="0C5661B9" w14:textId="77777777" w:rsidR="001E0E08" w:rsidRDefault="001E0E08" w:rsidP="75C858A6">
      <w:pPr>
        <w:jc w:val="both"/>
        <w:rPr>
          <w:rFonts w:ascii="Times New Roman" w:eastAsia="Times New Roman" w:hAnsi="Times New Roman" w:cs="Times New Roman"/>
          <w:b/>
          <w:bCs/>
          <w:color w:val="0070C0"/>
          <w:sz w:val="24"/>
          <w:szCs w:val="24"/>
        </w:rPr>
      </w:pPr>
    </w:p>
    <w:p w14:paraId="2AAF02FC" w14:textId="77777777" w:rsidR="001E0E08" w:rsidRDefault="001E0E08" w:rsidP="75C858A6">
      <w:pPr>
        <w:jc w:val="both"/>
        <w:rPr>
          <w:rFonts w:ascii="Times New Roman" w:eastAsia="Times New Roman" w:hAnsi="Times New Roman" w:cs="Times New Roman"/>
          <w:b/>
          <w:bCs/>
          <w:color w:val="0070C0"/>
          <w:sz w:val="24"/>
          <w:szCs w:val="24"/>
        </w:rPr>
      </w:pPr>
    </w:p>
    <w:p w14:paraId="14ABB02A" w14:textId="77777777" w:rsidR="001E0E08" w:rsidRDefault="001E0E08" w:rsidP="75C858A6">
      <w:pPr>
        <w:jc w:val="both"/>
        <w:rPr>
          <w:rFonts w:ascii="Times New Roman" w:eastAsia="Times New Roman" w:hAnsi="Times New Roman" w:cs="Times New Roman"/>
          <w:b/>
          <w:bCs/>
          <w:color w:val="0070C0"/>
          <w:sz w:val="24"/>
          <w:szCs w:val="24"/>
        </w:rPr>
      </w:pPr>
    </w:p>
    <w:p w14:paraId="7106B413" w14:textId="77777777" w:rsidR="001E0E08" w:rsidRDefault="001E0E08" w:rsidP="75C858A6">
      <w:pPr>
        <w:jc w:val="both"/>
        <w:rPr>
          <w:rFonts w:ascii="Times New Roman" w:eastAsia="Times New Roman" w:hAnsi="Times New Roman" w:cs="Times New Roman"/>
          <w:b/>
          <w:bCs/>
          <w:color w:val="0070C0"/>
          <w:sz w:val="24"/>
          <w:szCs w:val="24"/>
        </w:rPr>
      </w:pPr>
    </w:p>
    <w:p w14:paraId="55CEB7E5" w14:textId="77777777" w:rsidR="00D326F9" w:rsidRDefault="00D326F9" w:rsidP="75C858A6">
      <w:pPr>
        <w:jc w:val="both"/>
        <w:rPr>
          <w:rFonts w:ascii="Times New Roman" w:eastAsia="Times New Roman" w:hAnsi="Times New Roman" w:cs="Times New Roman"/>
          <w:b/>
          <w:bCs/>
          <w:color w:val="0070C0"/>
          <w:sz w:val="24"/>
          <w:szCs w:val="24"/>
        </w:rPr>
      </w:pPr>
    </w:p>
    <w:p w14:paraId="0D3D803F" w14:textId="0BD06C12" w:rsidR="75C858A6" w:rsidRDefault="75C858A6" w:rsidP="75C858A6">
      <w:pPr>
        <w:jc w:val="both"/>
        <w:rPr>
          <w:rFonts w:ascii="Times New Roman" w:eastAsia="Times New Roman" w:hAnsi="Times New Roman" w:cs="Times New Roman"/>
          <w:b/>
          <w:bCs/>
          <w:color w:val="0070C0"/>
          <w:sz w:val="24"/>
          <w:szCs w:val="24"/>
        </w:rPr>
      </w:pPr>
      <w:r w:rsidRPr="75C858A6">
        <w:rPr>
          <w:rFonts w:ascii="Times New Roman" w:eastAsia="Times New Roman" w:hAnsi="Times New Roman" w:cs="Times New Roman"/>
          <w:b/>
          <w:bCs/>
          <w:color w:val="0070C0"/>
          <w:sz w:val="24"/>
          <w:szCs w:val="24"/>
        </w:rPr>
        <w:lastRenderedPageBreak/>
        <w:t>Initial Use case</w:t>
      </w:r>
    </w:p>
    <w:tbl>
      <w:tblPr>
        <w:tblStyle w:val="PlainTable2"/>
        <w:tblW w:w="0" w:type="auto"/>
        <w:tblLayout w:type="fixed"/>
        <w:tblLook w:val="04A0" w:firstRow="1" w:lastRow="0" w:firstColumn="1" w:lastColumn="0" w:noHBand="0" w:noVBand="1"/>
      </w:tblPr>
      <w:tblGrid>
        <w:gridCol w:w="3735"/>
        <w:gridCol w:w="5625"/>
      </w:tblGrid>
      <w:tr w:rsidR="75C858A6" w14:paraId="45B06B42"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5" w:type="dxa"/>
          </w:tcPr>
          <w:p w14:paraId="22F4155D" w14:textId="10EBB458"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Use case name</w:t>
            </w:r>
            <w:r w:rsidRPr="75C858A6">
              <w:rPr>
                <w:rFonts w:ascii="Times New Roman" w:eastAsia="Times New Roman" w:hAnsi="Times New Roman" w:cs="Times New Roman"/>
                <w:color w:val="000000" w:themeColor="text1"/>
                <w:sz w:val="24"/>
                <w:szCs w:val="24"/>
              </w:rPr>
              <w:t xml:space="preserve"> </w:t>
            </w:r>
          </w:p>
        </w:tc>
        <w:tc>
          <w:tcPr>
            <w:tcW w:w="5625" w:type="dxa"/>
          </w:tcPr>
          <w:p w14:paraId="199E73B2" w14:textId="230CA5C2" w:rsidR="75C858A6" w:rsidRDefault="7CC5B521" w:rsidP="7CC5B521">
            <w:pPr>
              <w:spacing w:line="331" w:lineRule="exact"/>
              <w:ind w:left="-8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rPr>
            </w:pPr>
            <w:r w:rsidRPr="7CC5B521">
              <w:rPr>
                <w:rFonts w:ascii="Times New Roman" w:eastAsia="Times New Roman" w:hAnsi="Times New Roman" w:cs="Times New Roman"/>
                <w:b w:val="0"/>
                <w:bCs w:val="0"/>
                <w:color w:val="000000" w:themeColor="text1"/>
                <w:sz w:val="24"/>
                <w:szCs w:val="24"/>
              </w:rPr>
              <w:t xml:space="preserve"> </w:t>
            </w:r>
            <w:proofErr w:type="spellStart"/>
            <w:r w:rsidRPr="7CC5B521">
              <w:rPr>
                <w:rFonts w:ascii="Times New Roman" w:eastAsia="Times New Roman" w:hAnsi="Times New Roman" w:cs="Times New Roman"/>
                <w:b w:val="0"/>
                <w:bCs w:val="0"/>
                <w:color w:val="000000" w:themeColor="text1"/>
                <w:sz w:val="24"/>
                <w:szCs w:val="24"/>
              </w:rPr>
              <w:t>SchedulePayment</w:t>
            </w:r>
            <w:proofErr w:type="spellEnd"/>
            <w:r w:rsidRPr="7CC5B521">
              <w:rPr>
                <w:rFonts w:ascii="Times New Roman" w:eastAsia="Times New Roman" w:hAnsi="Times New Roman" w:cs="Times New Roman"/>
                <w:color w:val="000000" w:themeColor="text1"/>
                <w:sz w:val="24"/>
                <w:szCs w:val="24"/>
              </w:rPr>
              <w:t xml:space="preserve"> </w:t>
            </w:r>
          </w:p>
        </w:tc>
      </w:tr>
      <w:tr w:rsidR="75C858A6" w14:paraId="1D24E02A"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5" w:type="dxa"/>
          </w:tcPr>
          <w:p w14:paraId="009DE256" w14:textId="795B6CE3"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Participating Actor</w:t>
            </w:r>
            <w:r w:rsidRPr="75C858A6">
              <w:rPr>
                <w:rFonts w:ascii="Times New Roman" w:eastAsia="Times New Roman" w:hAnsi="Times New Roman" w:cs="Times New Roman"/>
                <w:color w:val="000000" w:themeColor="text1"/>
                <w:sz w:val="24"/>
                <w:szCs w:val="24"/>
              </w:rPr>
              <w:t xml:space="preserve"> </w:t>
            </w:r>
          </w:p>
        </w:tc>
        <w:tc>
          <w:tcPr>
            <w:tcW w:w="5625" w:type="dxa"/>
          </w:tcPr>
          <w:p w14:paraId="51787AE6" w14:textId="676CD018" w:rsidR="75C858A6" w:rsidRDefault="75C858A6" w:rsidP="75C858A6">
            <w:pPr>
              <w:spacing w:line="331" w:lineRule="exact"/>
              <w:ind w:left="-8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 xml:space="preserve"> Initiated by a Customer </w:t>
            </w:r>
          </w:p>
        </w:tc>
      </w:tr>
      <w:tr w:rsidR="75C858A6" w14:paraId="7922AFA5" w14:textId="77777777" w:rsidTr="7CC5B521">
        <w:tc>
          <w:tcPr>
            <w:cnfStyle w:val="001000000000" w:firstRow="0" w:lastRow="0" w:firstColumn="1" w:lastColumn="0" w:oddVBand="0" w:evenVBand="0" w:oddHBand="0" w:evenHBand="0" w:firstRowFirstColumn="0" w:firstRowLastColumn="0" w:lastRowFirstColumn="0" w:lastRowLastColumn="0"/>
            <w:tcW w:w="3735" w:type="dxa"/>
          </w:tcPr>
          <w:p w14:paraId="2A6FB39C" w14:textId="1929BA82" w:rsidR="75C858A6" w:rsidRDefault="4F29C669" w:rsidP="4F29C669">
            <w:pPr>
              <w:spacing w:line="331" w:lineRule="exact"/>
              <w:ind w:left="-80"/>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i/>
                <w:iCs/>
                <w:color w:val="000000" w:themeColor="text1"/>
                <w:sz w:val="24"/>
                <w:szCs w:val="24"/>
              </w:rPr>
              <w:t xml:space="preserve"> Flow of Events </w:t>
            </w:r>
            <w:r w:rsidRPr="4F29C669">
              <w:rPr>
                <w:rFonts w:ascii="Times New Roman" w:eastAsia="Times New Roman" w:hAnsi="Times New Roman" w:cs="Times New Roman"/>
                <w:color w:val="000000" w:themeColor="text1"/>
                <w:sz w:val="24"/>
                <w:szCs w:val="24"/>
              </w:rPr>
              <w:t xml:space="preserve"> </w:t>
            </w:r>
          </w:p>
        </w:tc>
        <w:tc>
          <w:tcPr>
            <w:tcW w:w="5625" w:type="dxa"/>
          </w:tcPr>
          <w:p w14:paraId="6CCB3943" w14:textId="31149FCD" w:rsidR="75C858A6" w:rsidRDefault="5D7DB914" w:rsidP="5D7DB914">
            <w:pPr>
              <w:spacing w:line="331" w:lineRule="exact"/>
              <w:jc w:val="both"/>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1.A customer goes to Payment tab, selects her checking account or saving account, enter a payee account number, enter a payee amount and the date to schedule payment.</w:t>
            </w:r>
          </w:p>
          <w:p w14:paraId="46FEE0B1" w14:textId="3FCC9D26" w:rsidR="75C858A6" w:rsidRDefault="5D7DB914" w:rsidP="5D7DB914">
            <w:pPr>
              <w:spacing w:line="331" w:lineRule="exac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3.The system review all information that entered, payee account, enters a payee amount and select the date for the payment.</w:t>
            </w:r>
          </w:p>
          <w:p w14:paraId="450B5EAD" w14:textId="6F22E488" w:rsidR="75C858A6" w:rsidRDefault="5D7DB914" w:rsidP="5D7DB914">
            <w:pPr>
              <w:spacing w:line="331" w:lineRule="exac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 xml:space="preserve">3. customer clicks "Schedule Payment" button.  </w:t>
            </w:r>
          </w:p>
          <w:p w14:paraId="053E2B04" w14:textId="1559AC46" w:rsidR="75C858A6" w:rsidRDefault="5D7DB914" w:rsidP="5D7DB914">
            <w:pPr>
              <w:spacing w:line="331" w:lineRule="exact"/>
              <w:ind w:left="-80"/>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 xml:space="preserve"> 4. Online banking system displays successful,    unsuccessful or canceled message. </w:t>
            </w:r>
          </w:p>
        </w:tc>
      </w:tr>
      <w:tr w:rsidR="75C858A6" w14:paraId="6764FF8A"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5" w:type="dxa"/>
          </w:tcPr>
          <w:p w14:paraId="598E4336" w14:textId="387633D7"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Entry conditions </w:t>
            </w:r>
            <w:r w:rsidRPr="75C858A6">
              <w:rPr>
                <w:rFonts w:ascii="Times New Roman" w:eastAsia="Times New Roman" w:hAnsi="Times New Roman" w:cs="Times New Roman"/>
                <w:color w:val="000000" w:themeColor="text1"/>
                <w:sz w:val="24"/>
                <w:szCs w:val="24"/>
              </w:rPr>
              <w:t xml:space="preserve"> </w:t>
            </w:r>
          </w:p>
        </w:tc>
        <w:tc>
          <w:tcPr>
            <w:tcW w:w="5625" w:type="dxa"/>
          </w:tcPr>
          <w:p w14:paraId="79F93634" w14:textId="04E5BF24" w:rsidR="75C858A6" w:rsidRDefault="75C858A6" w:rsidP="75C858A6">
            <w:pPr>
              <w:spacing w:line="331" w:lineRule="exact"/>
              <w:ind w:left="-8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 xml:space="preserve"> Customer has scheduled payment. </w:t>
            </w:r>
          </w:p>
        </w:tc>
      </w:tr>
      <w:tr w:rsidR="75C858A6" w14:paraId="5AA02A4A" w14:textId="77777777" w:rsidTr="7CC5B521">
        <w:tc>
          <w:tcPr>
            <w:cnfStyle w:val="001000000000" w:firstRow="0" w:lastRow="0" w:firstColumn="1" w:lastColumn="0" w:oddVBand="0" w:evenVBand="0" w:oddHBand="0" w:evenHBand="0" w:firstRowFirstColumn="0" w:firstRowLastColumn="0" w:lastRowFirstColumn="0" w:lastRowLastColumn="0"/>
            <w:tcW w:w="3735" w:type="dxa"/>
          </w:tcPr>
          <w:p w14:paraId="207DF9E8" w14:textId="4AECC52F"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Exit conditions</w:t>
            </w:r>
            <w:r w:rsidRPr="75C858A6">
              <w:rPr>
                <w:rFonts w:ascii="Times New Roman" w:eastAsia="Times New Roman" w:hAnsi="Times New Roman" w:cs="Times New Roman"/>
                <w:color w:val="000000" w:themeColor="text1"/>
                <w:sz w:val="24"/>
                <w:szCs w:val="24"/>
              </w:rPr>
              <w:t xml:space="preserve"> </w:t>
            </w:r>
          </w:p>
        </w:tc>
        <w:tc>
          <w:tcPr>
            <w:tcW w:w="5625" w:type="dxa"/>
          </w:tcPr>
          <w:p w14:paraId="720E1469" w14:textId="2B16CEDF" w:rsidR="75C858A6" w:rsidRDefault="4F29C669" w:rsidP="4F29C669">
            <w:pPr>
              <w:spacing w:line="331" w:lineRule="exact"/>
              <w:ind w:left="-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color w:val="000000" w:themeColor="text1"/>
                <w:sz w:val="24"/>
                <w:szCs w:val="24"/>
              </w:rPr>
              <w:t xml:space="preserve"> </w:t>
            </w:r>
            <w:r w:rsidRPr="4F29C669">
              <w:rPr>
                <w:rFonts w:ascii="Times New Roman" w:eastAsia="Times New Roman" w:hAnsi="Times New Roman" w:cs="Times New Roman"/>
                <w:color w:val="0D0D0D" w:themeColor="text1" w:themeTint="F2"/>
                <w:sz w:val="24"/>
                <w:szCs w:val="24"/>
              </w:rPr>
              <w:t xml:space="preserve">Online banking system shows "Successful schedule </w:t>
            </w:r>
          </w:p>
          <w:p w14:paraId="6927EA04" w14:textId="2354DFA3" w:rsidR="75C858A6" w:rsidRDefault="4F29C669" w:rsidP="4F29C669">
            <w:pPr>
              <w:spacing w:line="331" w:lineRule="exact"/>
              <w:ind w:left="-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color w:val="0D0D0D" w:themeColor="text1" w:themeTint="F2"/>
                <w:sz w:val="24"/>
                <w:szCs w:val="24"/>
              </w:rPr>
              <w:t xml:space="preserve">  payment"    or "Unsuccessfully schedule payment" or “Canceled schedule payment". </w:t>
            </w:r>
            <w:r w:rsidRPr="4F29C669">
              <w:rPr>
                <w:rFonts w:ascii="Times New Roman" w:eastAsia="Times New Roman" w:hAnsi="Times New Roman" w:cs="Times New Roman"/>
                <w:color w:val="000000" w:themeColor="text1"/>
                <w:sz w:val="24"/>
                <w:szCs w:val="24"/>
              </w:rPr>
              <w:t xml:space="preserve"> </w:t>
            </w:r>
          </w:p>
        </w:tc>
      </w:tr>
      <w:tr w:rsidR="75C858A6" w14:paraId="6CB83921"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5" w:type="dxa"/>
          </w:tcPr>
          <w:p w14:paraId="5C9CEDFB" w14:textId="6F4DE34A"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Quality Requirements</w:t>
            </w:r>
            <w:r w:rsidRPr="75C858A6">
              <w:rPr>
                <w:rFonts w:ascii="Times New Roman" w:eastAsia="Times New Roman" w:hAnsi="Times New Roman" w:cs="Times New Roman"/>
                <w:color w:val="000000" w:themeColor="text1"/>
                <w:sz w:val="24"/>
                <w:szCs w:val="24"/>
              </w:rPr>
              <w:t xml:space="preserve"> </w:t>
            </w:r>
          </w:p>
        </w:tc>
        <w:tc>
          <w:tcPr>
            <w:tcW w:w="5625" w:type="dxa"/>
          </w:tcPr>
          <w:p w14:paraId="441B059B" w14:textId="34D1242B" w:rsidR="75C858A6" w:rsidRDefault="75C858A6" w:rsidP="75C858A6">
            <w:pPr>
              <w:spacing w:line="331" w:lineRule="exact"/>
              <w:ind w:left="-8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 xml:space="preserve"> Schedule payment must be done within 3 minutes. </w:t>
            </w:r>
          </w:p>
        </w:tc>
      </w:tr>
    </w:tbl>
    <w:p w14:paraId="04329C2D" w14:textId="069C92D9" w:rsidR="75C858A6" w:rsidRDefault="7500CCF5" w:rsidP="796F8611">
      <w:pPr>
        <w:jc w:val="center"/>
      </w:pPr>
      <w:r w:rsidRPr="7500CCF5">
        <w:rPr>
          <w:rFonts w:ascii="Times New Roman" w:eastAsia="Times New Roman" w:hAnsi="Times New Roman" w:cs="Times New Roman"/>
          <w:b/>
          <w:bCs/>
        </w:rPr>
        <w:t>[Table: 39 Schedule Payment Initial Use Case]</w:t>
      </w:r>
      <w:r w:rsidR="75C858A6">
        <w:br/>
      </w:r>
    </w:p>
    <w:p w14:paraId="776E0310" w14:textId="7762A531"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Refine Use case</w:t>
      </w:r>
    </w:p>
    <w:tbl>
      <w:tblPr>
        <w:tblStyle w:val="PlainTable2"/>
        <w:tblW w:w="9360" w:type="dxa"/>
        <w:tblLook w:val="04A0" w:firstRow="1" w:lastRow="0" w:firstColumn="1" w:lastColumn="0" w:noHBand="0" w:noVBand="1"/>
      </w:tblPr>
      <w:tblGrid>
        <w:gridCol w:w="3750"/>
        <w:gridCol w:w="5610"/>
      </w:tblGrid>
      <w:tr w:rsidR="3B1E09C7" w14:paraId="584FA208"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0FA9B217" w14:textId="398BB273"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Use case name</w:t>
            </w:r>
          </w:p>
        </w:tc>
        <w:tc>
          <w:tcPr>
            <w:tcW w:w="5610" w:type="dxa"/>
          </w:tcPr>
          <w:p w14:paraId="4A4A364B" w14:textId="28D44963" w:rsidR="3B1E09C7" w:rsidRDefault="7CC5B521" w:rsidP="7CC5B521">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SchedulePayment</w:t>
            </w:r>
            <w:proofErr w:type="spellEnd"/>
          </w:p>
        </w:tc>
      </w:tr>
      <w:tr w:rsidR="3B1E09C7" w14:paraId="41485005"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7427BDE3" w14:textId="5D9BD5C4"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p>
        </w:tc>
        <w:tc>
          <w:tcPr>
            <w:tcW w:w="5610" w:type="dxa"/>
          </w:tcPr>
          <w:p w14:paraId="677EC6D2" w14:textId="1F39F7B0"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Initiated by the customer</w:t>
            </w:r>
          </w:p>
        </w:tc>
      </w:tr>
      <w:tr w:rsidR="3B1E09C7" w14:paraId="460BF477" w14:textId="77777777" w:rsidTr="7CC5B521">
        <w:tc>
          <w:tcPr>
            <w:cnfStyle w:val="001000000000" w:firstRow="0" w:lastRow="0" w:firstColumn="1" w:lastColumn="0" w:oddVBand="0" w:evenVBand="0" w:oddHBand="0" w:evenHBand="0" w:firstRowFirstColumn="0" w:firstRowLastColumn="0" w:lastRowFirstColumn="0" w:lastRowLastColumn="0"/>
            <w:tcW w:w="3750" w:type="dxa"/>
          </w:tcPr>
          <w:p w14:paraId="5809166C" w14:textId="12AD5C9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Flow of Events </w:t>
            </w:r>
          </w:p>
        </w:tc>
        <w:tc>
          <w:tcPr>
            <w:tcW w:w="5610" w:type="dxa"/>
          </w:tcPr>
          <w:p w14:paraId="719404B3" w14:textId="2EB8973B"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1. The customer is scheduling payment by select his/her </w:t>
            </w:r>
            <w:proofErr w:type="spellStart"/>
            <w:r w:rsidRPr="7CC5B521">
              <w:rPr>
                <w:rFonts w:ascii="Times New Roman" w:eastAsia="Times New Roman" w:hAnsi="Times New Roman" w:cs="Times New Roman"/>
                <w:color w:val="000000" w:themeColor="text1"/>
                <w:sz w:val="24"/>
                <w:szCs w:val="24"/>
              </w:rPr>
              <w:t>savingAcc</w:t>
            </w:r>
            <w:proofErr w:type="spellEnd"/>
            <w:r w:rsidRPr="7CC5B521">
              <w:rPr>
                <w:rFonts w:ascii="Times New Roman" w:eastAsia="Times New Roman" w:hAnsi="Times New Roman" w:cs="Times New Roman"/>
                <w:color w:val="000000" w:themeColor="text1"/>
                <w:sz w:val="24"/>
                <w:szCs w:val="24"/>
              </w:rPr>
              <w:t xml:space="preserve"> or </w:t>
            </w:r>
            <w:proofErr w:type="spellStart"/>
            <w:proofErr w:type="gramStart"/>
            <w:r w:rsidRPr="7CC5B521">
              <w:rPr>
                <w:rFonts w:ascii="Times New Roman" w:eastAsia="Times New Roman" w:hAnsi="Times New Roman" w:cs="Times New Roman"/>
                <w:color w:val="000000" w:themeColor="text1"/>
                <w:sz w:val="24"/>
                <w:szCs w:val="24"/>
              </w:rPr>
              <w:t>checkingAcc</w:t>
            </w:r>
            <w:proofErr w:type="spellEnd"/>
            <w:r w:rsidRPr="7CC5B521">
              <w:rPr>
                <w:rFonts w:ascii="Times New Roman" w:eastAsia="Times New Roman" w:hAnsi="Times New Roman" w:cs="Times New Roman"/>
                <w:color w:val="000000" w:themeColor="text1"/>
                <w:sz w:val="24"/>
                <w:szCs w:val="24"/>
              </w:rPr>
              <w:t xml:space="preserve"> ,</w:t>
            </w:r>
            <w:proofErr w:type="gramEnd"/>
            <w:r w:rsidRPr="7CC5B521">
              <w:rPr>
                <w:rFonts w:ascii="Times New Roman" w:eastAsia="Times New Roman" w:hAnsi="Times New Roman" w:cs="Times New Roman"/>
                <w:color w:val="000000" w:themeColor="text1"/>
                <w:sz w:val="24"/>
                <w:szCs w:val="24"/>
              </w:rPr>
              <w:t xml:space="preserve"> </w:t>
            </w:r>
            <w:proofErr w:type="spellStart"/>
            <w:r w:rsidRPr="7CC5B521">
              <w:rPr>
                <w:rFonts w:ascii="Times New Roman" w:eastAsia="Times New Roman" w:hAnsi="Times New Roman" w:cs="Times New Roman"/>
                <w:color w:val="000000" w:themeColor="text1"/>
                <w:sz w:val="24"/>
                <w:szCs w:val="24"/>
              </w:rPr>
              <w:t>PayeeAccount</w:t>
            </w:r>
            <w:proofErr w:type="spellEnd"/>
            <w:r w:rsidRPr="7CC5B521">
              <w:rPr>
                <w:rFonts w:ascii="Times New Roman" w:eastAsia="Times New Roman" w:hAnsi="Times New Roman" w:cs="Times New Roman"/>
                <w:color w:val="000000" w:themeColor="text1"/>
                <w:sz w:val="24"/>
                <w:szCs w:val="24"/>
              </w:rPr>
              <w:t xml:space="preserve">, Amount and </w:t>
            </w:r>
            <w:proofErr w:type="spellStart"/>
            <w:r w:rsidRPr="7CC5B521">
              <w:rPr>
                <w:rFonts w:ascii="Times New Roman" w:eastAsia="Times New Roman" w:hAnsi="Times New Roman" w:cs="Times New Roman"/>
                <w:color w:val="000000" w:themeColor="text1"/>
                <w:sz w:val="24"/>
                <w:szCs w:val="24"/>
              </w:rPr>
              <w:t>DeliveryDate</w:t>
            </w:r>
            <w:proofErr w:type="spellEnd"/>
            <w:r w:rsidRPr="7CC5B521">
              <w:rPr>
                <w:rFonts w:ascii="Times New Roman" w:eastAsia="Times New Roman" w:hAnsi="Times New Roman" w:cs="Times New Roman"/>
                <w:color w:val="000000" w:themeColor="text1"/>
                <w:sz w:val="24"/>
                <w:szCs w:val="24"/>
              </w:rPr>
              <w:t xml:space="preserve">  and clicks on “schedule Payment” button in </w:t>
            </w:r>
            <w:proofErr w:type="spellStart"/>
            <w:r w:rsidRPr="7CC5B521">
              <w:rPr>
                <w:rFonts w:ascii="Times New Roman" w:eastAsia="Times New Roman" w:hAnsi="Times New Roman" w:cs="Times New Roman"/>
                <w:color w:val="000000" w:themeColor="text1"/>
                <w:sz w:val="24"/>
                <w:szCs w:val="24"/>
              </w:rPr>
              <w:t>PaymentWindow</w:t>
            </w:r>
            <w:proofErr w:type="spellEnd"/>
            <w:r w:rsidRPr="7CC5B521">
              <w:rPr>
                <w:rFonts w:ascii="Times New Roman" w:eastAsia="Times New Roman" w:hAnsi="Times New Roman" w:cs="Times New Roman"/>
                <w:color w:val="000000" w:themeColor="text1"/>
                <w:sz w:val="24"/>
                <w:szCs w:val="24"/>
              </w:rPr>
              <w:t>.</w:t>
            </w:r>
          </w:p>
          <w:p w14:paraId="67CAB1C1" w14:textId="70B57405"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2. If entered information is correct, The </w:t>
            </w:r>
            <w:proofErr w:type="spellStart"/>
            <w:r w:rsidRPr="7CC5B521">
              <w:rPr>
                <w:rFonts w:ascii="Times New Roman" w:eastAsia="Times New Roman" w:hAnsi="Times New Roman" w:cs="Times New Roman"/>
                <w:color w:val="000000" w:themeColor="text1"/>
                <w:sz w:val="24"/>
                <w:szCs w:val="24"/>
              </w:rPr>
              <w:t>SchedulePaymentControl</w:t>
            </w:r>
            <w:proofErr w:type="spellEnd"/>
            <w:r w:rsidRPr="7CC5B521">
              <w:rPr>
                <w:rFonts w:ascii="Times New Roman" w:eastAsia="Times New Roman" w:hAnsi="Times New Roman" w:cs="Times New Roman"/>
                <w:color w:val="000000" w:themeColor="text1"/>
                <w:sz w:val="24"/>
                <w:szCs w:val="24"/>
              </w:rPr>
              <w:t xml:space="preserve"> object is created.</w:t>
            </w:r>
          </w:p>
          <w:p w14:paraId="0E39655E" w14:textId="2F8CA6E9"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3.The </w:t>
            </w:r>
            <w:proofErr w:type="spellStart"/>
            <w:r w:rsidRPr="7CC5B521">
              <w:rPr>
                <w:rFonts w:ascii="Times New Roman" w:eastAsia="Times New Roman" w:hAnsi="Times New Roman" w:cs="Times New Roman"/>
                <w:color w:val="000000" w:themeColor="text1"/>
                <w:sz w:val="24"/>
                <w:szCs w:val="24"/>
              </w:rPr>
              <w:t>SchedulePaymentControl</w:t>
            </w:r>
            <w:proofErr w:type="spellEnd"/>
            <w:r w:rsidRPr="7CC5B521">
              <w:rPr>
                <w:rFonts w:ascii="Times New Roman" w:eastAsia="Times New Roman" w:hAnsi="Times New Roman" w:cs="Times New Roman"/>
                <w:color w:val="000000" w:themeColor="text1"/>
                <w:sz w:val="24"/>
                <w:szCs w:val="24"/>
              </w:rPr>
              <w:t xml:space="preserve"> object receives all the details which customer entered. The </w:t>
            </w:r>
            <w:proofErr w:type="spellStart"/>
            <w:r w:rsidRPr="7CC5B521">
              <w:rPr>
                <w:rFonts w:ascii="Times New Roman" w:eastAsia="Times New Roman" w:hAnsi="Times New Roman" w:cs="Times New Roman"/>
                <w:color w:val="000000" w:themeColor="text1"/>
                <w:sz w:val="24"/>
                <w:szCs w:val="24"/>
              </w:rPr>
              <w:t>SchedulePaymentControl</w:t>
            </w:r>
            <w:proofErr w:type="spellEnd"/>
            <w:r w:rsidRPr="7CC5B521">
              <w:rPr>
                <w:rFonts w:ascii="Times New Roman" w:eastAsia="Times New Roman" w:hAnsi="Times New Roman" w:cs="Times New Roman"/>
                <w:color w:val="000000" w:themeColor="text1"/>
                <w:sz w:val="24"/>
                <w:szCs w:val="24"/>
              </w:rPr>
              <w:t xml:space="preserve"> object creates Payment entity </w:t>
            </w:r>
            <w:proofErr w:type="spellStart"/>
            <w:r w:rsidRPr="7CC5B521">
              <w:rPr>
                <w:rFonts w:ascii="Times New Roman" w:eastAsia="Times New Roman" w:hAnsi="Times New Roman" w:cs="Times New Roman"/>
                <w:color w:val="000000" w:themeColor="text1"/>
                <w:sz w:val="24"/>
                <w:szCs w:val="24"/>
              </w:rPr>
              <w:t>objects</w:t>
            </w:r>
            <w:proofErr w:type="gramStart"/>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The</w:t>
            </w:r>
            <w:proofErr w:type="spellEnd"/>
            <w:r w:rsidRPr="7CC5B521">
              <w:rPr>
                <w:rFonts w:ascii="Times New Roman" w:eastAsia="Times New Roman" w:hAnsi="Times New Roman" w:cs="Times New Roman"/>
                <w:color w:val="000000" w:themeColor="text1"/>
                <w:sz w:val="24"/>
                <w:szCs w:val="24"/>
              </w:rPr>
              <w:t xml:space="preserve"> </w:t>
            </w:r>
            <w:proofErr w:type="spellStart"/>
            <w:r w:rsidRPr="7CC5B521">
              <w:rPr>
                <w:rFonts w:ascii="Times New Roman" w:eastAsia="Times New Roman" w:hAnsi="Times New Roman" w:cs="Times New Roman"/>
                <w:color w:val="000000" w:themeColor="text1"/>
                <w:sz w:val="24"/>
                <w:szCs w:val="24"/>
              </w:rPr>
              <w:t>SchedulePaymentControl</w:t>
            </w:r>
            <w:proofErr w:type="spellEnd"/>
            <w:r w:rsidRPr="7CC5B521">
              <w:rPr>
                <w:rFonts w:ascii="Times New Roman" w:eastAsia="Times New Roman" w:hAnsi="Times New Roman" w:cs="Times New Roman"/>
                <w:color w:val="000000" w:themeColor="text1"/>
                <w:sz w:val="24"/>
                <w:szCs w:val="24"/>
              </w:rPr>
              <w:t xml:space="preserve"> object invokes the operation </w:t>
            </w:r>
            <w:proofErr w:type="spellStart"/>
            <w:r w:rsidRPr="7CC5B521">
              <w:rPr>
                <w:rFonts w:ascii="Times New Roman" w:eastAsia="Times New Roman" w:hAnsi="Times New Roman" w:cs="Times New Roman"/>
                <w:color w:val="000000" w:themeColor="text1"/>
                <w:sz w:val="24"/>
                <w:szCs w:val="24"/>
              </w:rPr>
              <w:t>schedulePayment</w:t>
            </w:r>
            <w:proofErr w:type="spellEnd"/>
            <w:r w:rsidRPr="7CC5B521">
              <w:rPr>
                <w:rFonts w:ascii="Times New Roman" w:eastAsia="Times New Roman" w:hAnsi="Times New Roman" w:cs="Times New Roman"/>
                <w:color w:val="000000" w:themeColor="text1"/>
                <w:sz w:val="24"/>
                <w:szCs w:val="24"/>
              </w:rPr>
              <w:t xml:space="preserve"> for schedule the payment.  </w:t>
            </w:r>
          </w:p>
          <w:p w14:paraId="17D351DE" w14:textId="275452E2" w:rsidR="3B1E09C7" w:rsidRDefault="7CC5B521" w:rsidP="7CC5B52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4. After the invocation of the schedule payment operation, the </w:t>
            </w:r>
            <w:proofErr w:type="spellStart"/>
            <w:r w:rsidRPr="7CC5B521">
              <w:rPr>
                <w:rFonts w:ascii="Times New Roman" w:eastAsia="Times New Roman" w:hAnsi="Times New Roman" w:cs="Times New Roman"/>
                <w:color w:val="000000" w:themeColor="text1"/>
                <w:sz w:val="24"/>
                <w:szCs w:val="24"/>
              </w:rPr>
              <w:t>SchedulePaymentControl</w:t>
            </w:r>
            <w:proofErr w:type="spellEnd"/>
            <w:r w:rsidRPr="7CC5B521">
              <w:rPr>
                <w:rFonts w:ascii="Times New Roman" w:eastAsia="Times New Roman" w:hAnsi="Times New Roman" w:cs="Times New Roman"/>
                <w:color w:val="000000" w:themeColor="text1"/>
                <w:sz w:val="24"/>
                <w:szCs w:val="24"/>
              </w:rPr>
              <w:t xml:space="preserve"> object displays “Successful schedule payment” upon successful </w:t>
            </w:r>
            <w:r w:rsidRPr="7CC5B521">
              <w:rPr>
                <w:rFonts w:ascii="Times New Roman" w:eastAsia="Times New Roman" w:hAnsi="Times New Roman" w:cs="Times New Roman"/>
                <w:color w:val="000000" w:themeColor="text1"/>
                <w:sz w:val="24"/>
                <w:szCs w:val="24"/>
              </w:rPr>
              <w:lastRenderedPageBreak/>
              <w:t xml:space="preserve">completion of the schedule payment operation or “Unsuccessful schedule payment” due to payer account has insufficient balance or “cancel scheduled payment” in </w:t>
            </w:r>
            <w:proofErr w:type="spellStart"/>
            <w:r w:rsidRPr="7CC5B521">
              <w:rPr>
                <w:rFonts w:ascii="Times New Roman" w:eastAsia="Times New Roman" w:hAnsi="Times New Roman" w:cs="Times New Roman"/>
                <w:color w:val="000000" w:themeColor="text1"/>
                <w:sz w:val="24"/>
                <w:szCs w:val="24"/>
              </w:rPr>
              <w:t>ShowResultWindow</w:t>
            </w:r>
            <w:proofErr w:type="spellEnd"/>
            <w:r w:rsidRPr="7CC5B521">
              <w:rPr>
                <w:rFonts w:ascii="Times New Roman" w:eastAsia="Times New Roman" w:hAnsi="Times New Roman" w:cs="Times New Roman"/>
                <w:color w:val="000000" w:themeColor="text1"/>
                <w:sz w:val="24"/>
                <w:szCs w:val="24"/>
              </w:rPr>
              <w:t>.</w:t>
            </w:r>
          </w:p>
        </w:tc>
      </w:tr>
      <w:tr w:rsidR="3B1E09C7" w14:paraId="168D1574"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041F2AFD" w14:textId="5F07221C"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lastRenderedPageBreak/>
              <w:t xml:space="preserve">Entry conditions </w:t>
            </w:r>
          </w:p>
        </w:tc>
        <w:tc>
          <w:tcPr>
            <w:tcW w:w="5610" w:type="dxa"/>
          </w:tcPr>
          <w:p w14:paraId="791C1377" w14:textId="3515EF50" w:rsidR="3B1E09C7" w:rsidRDefault="75C858A6" w:rsidP="75C858A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customer is logged into his/her Online Banking System.</w:t>
            </w:r>
          </w:p>
        </w:tc>
      </w:tr>
      <w:tr w:rsidR="3B1E09C7" w14:paraId="11130260" w14:textId="77777777" w:rsidTr="7CC5B521">
        <w:tc>
          <w:tcPr>
            <w:cnfStyle w:val="001000000000" w:firstRow="0" w:lastRow="0" w:firstColumn="1" w:lastColumn="0" w:oddVBand="0" w:evenVBand="0" w:oddHBand="0" w:evenHBand="0" w:firstRowFirstColumn="0" w:firstRowLastColumn="0" w:lastRowFirstColumn="0" w:lastRowLastColumn="0"/>
            <w:tcW w:w="3750" w:type="dxa"/>
          </w:tcPr>
          <w:p w14:paraId="71C9CF1D" w14:textId="42008C58"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Exit conditions</w:t>
            </w:r>
          </w:p>
        </w:tc>
        <w:tc>
          <w:tcPr>
            <w:tcW w:w="5610" w:type="dxa"/>
          </w:tcPr>
          <w:p w14:paraId="0803899B" w14:textId="72FBD3EE" w:rsidR="3B1E09C7" w:rsidRDefault="4F29C669" w:rsidP="4F29C669">
            <w:pPr>
              <w:spacing w:line="331" w:lineRule="exact"/>
              <w:ind w:left="-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4F29C669">
              <w:rPr>
                <w:rFonts w:ascii="Times New Roman" w:eastAsia="Times New Roman" w:hAnsi="Times New Roman" w:cs="Times New Roman"/>
                <w:color w:val="0D0D0D" w:themeColor="text1" w:themeTint="F2"/>
                <w:sz w:val="24"/>
                <w:szCs w:val="24"/>
              </w:rPr>
              <w:t xml:space="preserve">Online banking system shows "Successful schedule payment"    or "Unsuccessfully schedule payment" or “Canceled schedule payment". </w:t>
            </w:r>
          </w:p>
        </w:tc>
      </w:tr>
      <w:tr w:rsidR="3B1E09C7" w14:paraId="165DD76A"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427D54A0" w14:textId="7FFCF04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Quality Requirements</w:t>
            </w:r>
          </w:p>
        </w:tc>
        <w:tc>
          <w:tcPr>
            <w:tcW w:w="5610" w:type="dxa"/>
          </w:tcPr>
          <w:p w14:paraId="05D251C8" w14:textId="28E013CC"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Process must be done in less than 3 seconds.</w:t>
            </w:r>
          </w:p>
        </w:tc>
      </w:tr>
    </w:tbl>
    <w:p w14:paraId="02B499EF" w14:textId="0E50FD59" w:rsidR="796F8611" w:rsidRDefault="29B25F8F" w:rsidP="7500CCF5">
      <w:pPr>
        <w:jc w:val="center"/>
        <w:rPr>
          <w:rFonts w:ascii="Times New Roman" w:eastAsia="Times New Roman" w:hAnsi="Times New Roman" w:cs="Times New Roman"/>
          <w:b/>
          <w:bCs/>
        </w:rPr>
      </w:pPr>
      <w:r w:rsidRPr="29B25F8F">
        <w:rPr>
          <w:rFonts w:ascii="Times New Roman" w:eastAsia="Times New Roman" w:hAnsi="Times New Roman" w:cs="Times New Roman"/>
          <w:b/>
          <w:bCs/>
        </w:rPr>
        <w:t>[Table: 40 Schedule Payment Refine Use Case]</w:t>
      </w:r>
    </w:p>
    <w:p w14:paraId="6F97D465" w14:textId="66D60C42" w:rsidR="29B25F8F" w:rsidRDefault="29B25F8F" w:rsidP="29B25F8F">
      <w:pPr>
        <w:jc w:val="center"/>
        <w:rPr>
          <w:rFonts w:ascii="Times New Roman" w:eastAsia="Times New Roman" w:hAnsi="Times New Roman" w:cs="Times New Roman"/>
          <w:b/>
          <w:bCs/>
        </w:rPr>
      </w:pPr>
    </w:p>
    <w:p w14:paraId="09CA25CE" w14:textId="2EDF3A77"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t>Dynamic Model:</w:t>
      </w:r>
    </w:p>
    <w:p w14:paraId="4770AB61" w14:textId="3A20B2BE" w:rsidR="3B1E09C7" w:rsidRDefault="75C858A6" w:rsidP="75C858A6">
      <w:pPr>
        <w:jc w:val="both"/>
        <w:rPr>
          <w:rFonts w:ascii="Times New Roman" w:eastAsia="Times New Roman" w:hAnsi="Times New Roman" w:cs="Times New Roman"/>
          <w:b/>
          <w:bCs/>
          <w:color w:val="0070C0"/>
          <w:sz w:val="24"/>
          <w:szCs w:val="24"/>
        </w:rPr>
      </w:pPr>
      <w:r w:rsidRPr="75C858A6">
        <w:rPr>
          <w:rFonts w:ascii="Times New Roman" w:eastAsia="Times New Roman" w:hAnsi="Times New Roman" w:cs="Times New Roman"/>
          <w:b/>
          <w:bCs/>
          <w:color w:val="0070C0"/>
          <w:sz w:val="24"/>
          <w:szCs w:val="24"/>
        </w:rPr>
        <w:t>Sequences Diagram of Schedule Payment</w:t>
      </w:r>
    </w:p>
    <w:p w14:paraId="55668776" w14:textId="07EB28AF" w:rsidR="75C858A6" w:rsidRDefault="75C858A6" w:rsidP="75C858A6">
      <w:pPr>
        <w:jc w:val="both"/>
      </w:pPr>
      <w:r>
        <w:rPr>
          <w:noProof/>
          <w:lang w:eastAsia="zh-CN"/>
        </w:rPr>
        <w:drawing>
          <wp:inline distT="0" distB="0" distL="0" distR="0" wp14:anchorId="213DF071" wp14:editId="73123AB7">
            <wp:extent cx="5838824" cy="4075014"/>
            <wp:effectExtent l="0" t="0" r="0" b="0"/>
            <wp:docPr id="15470581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8824" cy="4075014"/>
                    </a:xfrm>
                    <a:prstGeom prst="rect">
                      <a:avLst/>
                    </a:prstGeom>
                  </pic:spPr>
                </pic:pic>
              </a:graphicData>
            </a:graphic>
          </wp:inline>
        </w:drawing>
      </w:r>
    </w:p>
    <w:p w14:paraId="17757EF2" w14:textId="25ABFBBE" w:rsidR="796F8611" w:rsidRDefault="29B25F8F" w:rsidP="796F8611">
      <w:pPr>
        <w:jc w:val="center"/>
      </w:pPr>
      <w:r w:rsidRPr="29B25F8F">
        <w:rPr>
          <w:rFonts w:ascii="Times New Roman" w:eastAsia="Times New Roman" w:hAnsi="Times New Roman" w:cs="Times New Roman"/>
          <w:b/>
          <w:bCs/>
        </w:rPr>
        <w:t>[Fig 17: Sequence diagram of Schedule Payment]</w:t>
      </w:r>
    </w:p>
    <w:p w14:paraId="0024470D" w14:textId="50F092C5" w:rsidR="29B25F8F" w:rsidRDefault="29B25F8F" w:rsidP="29B25F8F">
      <w:pPr>
        <w:jc w:val="center"/>
        <w:rPr>
          <w:rFonts w:ascii="Times New Roman" w:eastAsia="Times New Roman" w:hAnsi="Times New Roman" w:cs="Times New Roman"/>
          <w:b/>
          <w:bCs/>
        </w:rPr>
      </w:pPr>
    </w:p>
    <w:p w14:paraId="1C30CC30" w14:textId="77777777" w:rsidR="00E172D1" w:rsidRDefault="00E172D1" w:rsidP="75C858A6">
      <w:pPr>
        <w:jc w:val="both"/>
        <w:rPr>
          <w:rFonts w:ascii="Times New Roman" w:eastAsia="Times New Roman" w:hAnsi="Times New Roman" w:cs="Times New Roman"/>
          <w:b/>
          <w:bCs/>
          <w:color w:val="0070C0"/>
          <w:sz w:val="24"/>
          <w:szCs w:val="24"/>
        </w:rPr>
      </w:pPr>
    </w:p>
    <w:p w14:paraId="3B179B00" w14:textId="0908709D" w:rsidR="3B1E09C7" w:rsidRDefault="75C858A6" w:rsidP="75C858A6">
      <w:pPr>
        <w:jc w:val="both"/>
        <w:rPr>
          <w:rFonts w:ascii="Times New Roman" w:eastAsia="Times New Roman" w:hAnsi="Times New Roman" w:cs="Times New Roman"/>
          <w:b/>
          <w:bCs/>
          <w:color w:val="0070C0"/>
          <w:sz w:val="24"/>
          <w:szCs w:val="24"/>
        </w:rPr>
      </w:pPr>
      <w:r w:rsidRPr="75C858A6">
        <w:rPr>
          <w:rFonts w:ascii="Times New Roman" w:eastAsia="Times New Roman" w:hAnsi="Times New Roman" w:cs="Times New Roman"/>
          <w:b/>
          <w:bCs/>
          <w:color w:val="0070C0"/>
          <w:sz w:val="24"/>
          <w:szCs w:val="24"/>
        </w:rPr>
        <w:lastRenderedPageBreak/>
        <w:t>State Diagram of Payment entity object</w:t>
      </w:r>
    </w:p>
    <w:p w14:paraId="16E4DDF9" w14:textId="38C80708" w:rsidR="796F8611" w:rsidRDefault="796F8611" w:rsidP="796F8611">
      <w:pPr>
        <w:jc w:val="center"/>
      </w:pPr>
      <w:r>
        <w:rPr>
          <w:noProof/>
          <w:lang w:eastAsia="zh-CN"/>
        </w:rPr>
        <w:drawing>
          <wp:inline distT="0" distB="0" distL="0" distR="0" wp14:anchorId="5A1397DB" wp14:editId="796580B7">
            <wp:extent cx="6016063" cy="2920298"/>
            <wp:effectExtent l="0" t="0" r="3810" b="0"/>
            <wp:docPr id="16272626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4848" cy="2929417"/>
                    </a:xfrm>
                    <a:prstGeom prst="rect">
                      <a:avLst/>
                    </a:prstGeom>
                  </pic:spPr>
                </pic:pic>
              </a:graphicData>
            </a:graphic>
          </wp:inline>
        </w:drawing>
      </w:r>
      <w:r w:rsidR="29B25F8F" w:rsidRPr="29B25F8F">
        <w:rPr>
          <w:rFonts w:ascii="Times New Roman" w:eastAsia="Times New Roman" w:hAnsi="Times New Roman" w:cs="Times New Roman"/>
          <w:b/>
          <w:bCs/>
        </w:rPr>
        <w:t>[Fig 18: State diagram of Payment]</w:t>
      </w:r>
    </w:p>
    <w:p w14:paraId="32360B45" w14:textId="38C80708" w:rsidR="29B25F8F" w:rsidRDefault="29B25F8F" w:rsidP="29B25F8F">
      <w:pPr>
        <w:jc w:val="center"/>
        <w:rPr>
          <w:rFonts w:ascii="Times New Roman" w:eastAsia="Times New Roman" w:hAnsi="Times New Roman" w:cs="Times New Roman"/>
          <w:b/>
          <w:bCs/>
        </w:rPr>
      </w:pPr>
    </w:p>
    <w:p w14:paraId="0AF4C8B6" w14:textId="70E1F583" w:rsidR="3B1E09C7" w:rsidRDefault="1577204D" w:rsidP="1577204D">
      <w:pPr>
        <w:jc w:val="both"/>
        <w:rPr>
          <w:rFonts w:ascii="Times New Roman" w:eastAsia="Times New Roman" w:hAnsi="Times New Roman" w:cs="Times New Roman"/>
          <w:b/>
          <w:bCs/>
          <w:sz w:val="24"/>
          <w:szCs w:val="24"/>
        </w:rPr>
      </w:pPr>
      <w:r w:rsidRPr="1577204D">
        <w:rPr>
          <w:rFonts w:ascii="Times New Roman" w:eastAsia="Times New Roman" w:hAnsi="Times New Roman" w:cs="Times New Roman"/>
          <w:b/>
          <w:bCs/>
          <w:sz w:val="24"/>
          <w:szCs w:val="24"/>
        </w:rPr>
        <w:t>3.9. A customer is able to modify a payment before its delivery date, such as change payment amount or delivery date.</w:t>
      </w:r>
    </w:p>
    <w:p w14:paraId="19D4872F" w14:textId="77428CF1" w:rsidR="75C858A6" w:rsidRDefault="75C858A6" w:rsidP="75C858A6">
      <w:pPr>
        <w:jc w:val="both"/>
        <w:rPr>
          <w:rFonts w:ascii="Times New Roman" w:eastAsia="Times New Roman" w:hAnsi="Times New Roman" w:cs="Times New Roman"/>
          <w:sz w:val="24"/>
          <w:szCs w:val="24"/>
        </w:rPr>
      </w:pPr>
      <w:r w:rsidRPr="75C858A6">
        <w:rPr>
          <w:rFonts w:ascii="Times New Roman" w:eastAsia="Times New Roman" w:hAnsi="Times New Roman" w:cs="Times New Roman"/>
          <w:color w:val="000000" w:themeColor="text1"/>
          <w:sz w:val="24"/>
          <w:szCs w:val="24"/>
        </w:rPr>
        <w:t xml:space="preserve">Functionality: Customers </w:t>
      </w:r>
      <w:r w:rsidRPr="75C858A6">
        <w:rPr>
          <w:rFonts w:ascii="Times New Roman" w:eastAsia="Times New Roman" w:hAnsi="Times New Roman" w:cs="Times New Roman"/>
          <w:sz w:val="24"/>
          <w:szCs w:val="24"/>
        </w:rPr>
        <w:t>modify a payment before its delivery date, such as change payment amount or delivery date.</w:t>
      </w:r>
    </w:p>
    <w:p w14:paraId="30889050" w14:textId="565EE8EA" w:rsidR="75C858A6" w:rsidRDefault="75C858A6" w:rsidP="75C858A6">
      <w:pPr>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Functionality name</w:t>
      </w:r>
      <w:r w:rsidRPr="75C858A6">
        <w:rPr>
          <w:rFonts w:ascii="Times New Roman" w:eastAsia="Times New Roman" w:hAnsi="Times New Roman" w:cs="Times New Roman"/>
          <w:b/>
          <w:bCs/>
          <w:color w:val="000000" w:themeColor="text1"/>
          <w:sz w:val="24"/>
          <w:szCs w:val="24"/>
        </w:rPr>
        <w:t>: Modify Payment</w:t>
      </w:r>
    </w:p>
    <w:p w14:paraId="37D0AADB" w14:textId="794C4264"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t>Functional Model:</w:t>
      </w:r>
    </w:p>
    <w:p w14:paraId="36F5ABD1" w14:textId="20430F78" w:rsidR="3B1E09C7" w:rsidRDefault="75C858A6" w:rsidP="3B1E09C7">
      <w:pPr>
        <w:jc w:val="both"/>
        <w:rPr>
          <w:rFonts w:ascii="Times New Roman" w:eastAsia="Times New Roman" w:hAnsi="Times New Roman" w:cs="Times New Roman"/>
          <w:b/>
          <w:bCs/>
          <w:color w:val="0070C0"/>
          <w:sz w:val="24"/>
          <w:szCs w:val="24"/>
        </w:rPr>
      </w:pPr>
      <w:r w:rsidRPr="75C858A6">
        <w:rPr>
          <w:rFonts w:ascii="Times New Roman" w:eastAsia="Times New Roman" w:hAnsi="Times New Roman" w:cs="Times New Roman"/>
          <w:b/>
          <w:bCs/>
          <w:color w:val="0070C0"/>
          <w:sz w:val="24"/>
          <w:szCs w:val="24"/>
        </w:rPr>
        <w:t>Scenarios</w:t>
      </w:r>
    </w:p>
    <w:p w14:paraId="53ABAA68" w14:textId="17D425E0" w:rsidR="75C858A6" w:rsidRDefault="29B25F8F" w:rsidP="75C858A6">
      <w:pPr>
        <w:spacing w:line="331" w:lineRule="exact"/>
        <w:jc w:val="both"/>
      </w:pPr>
      <w:r w:rsidRPr="29B25F8F">
        <w:rPr>
          <w:rFonts w:ascii="Times New Roman" w:eastAsia="Times New Roman" w:hAnsi="Times New Roman" w:cs="Times New Roman"/>
          <w:b/>
          <w:bCs/>
          <w:color w:val="000000" w:themeColor="text1"/>
          <w:sz w:val="24"/>
          <w:szCs w:val="24"/>
        </w:rPr>
        <w:t>Example 1:</w:t>
      </w:r>
      <w:r w:rsidRPr="29B25F8F">
        <w:rPr>
          <w:rFonts w:ascii="Times New Roman" w:eastAsia="Times New Roman" w:hAnsi="Times New Roman" w:cs="Times New Roman"/>
          <w:color w:val="000000" w:themeColor="text1"/>
          <w:sz w:val="24"/>
          <w:szCs w:val="24"/>
        </w:rPr>
        <w:t xml:space="preserve">  Susan attempt to modify a payment by entering amount "$200" and date "04/29/2018" at 9 PM. </w:t>
      </w:r>
    </w:p>
    <w:tbl>
      <w:tblPr>
        <w:tblStyle w:val="PlainTable2"/>
        <w:tblW w:w="0" w:type="auto"/>
        <w:tblLayout w:type="fixed"/>
        <w:tblLook w:val="04A0" w:firstRow="1" w:lastRow="0" w:firstColumn="1" w:lastColumn="0" w:noHBand="0" w:noVBand="1"/>
      </w:tblPr>
      <w:tblGrid>
        <w:gridCol w:w="3870"/>
        <w:gridCol w:w="5490"/>
      </w:tblGrid>
      <w:tr w:rsidR="75C858A6" w14:paraId="34447471"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1421EDC0" w14:textId="175C1FFD" w:rsidR="75C858A6" w:rsidRDefault="75C858A6" w:rsidP="75C858A6">
            <w:pPr>
              <w:spacing w:line="331" w:lineRule="exact"/>
              <w:ind w:left="-8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Scenario name</w:t>
            </w:r>
            <w:r w:rsidRPr="75C858A6">
              <w:rPr>
                <w:rFonts w:ascii="Times New Roman" w:eastAsia="Times New Roman" w:hAnsi="Times New Roman" w:cs="Times New Roman"/>
                <w:color w:val="000000" w:themeColor="text1"/>
                <w:sz w:val="24"/>
                <w:szCs w:val="24"/>
              </w:rPr>
              <w:t xml:space="preserve"> </w:t>
            </w:r>
          </w:p>
        </w:tc>
        <w:tc>
          <w:tcPr>
            <w:tcW w:w="5490" w:type="dxa"/>
          </w:tcPr>
          <w:p w14:paraId="14E710BB" w14:textId="6444FD7F" w:rsidR="75C858A6" w:rsidRDefault="7CC5B521" w:rsidP="7CC5B521">
            <w:pPr>
              <w:spacing w:line="331" w:lineRule="exact"/>
              <w:ind w:left="-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u w:val="single"/>
              </w:rPr>
            </w:pPr>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ModifyPaymentSuccessful:ModifyPayment</w:t>
            </w:r>
            <w:proofErr w:type="spellEnd"/>
            <w:r w:rsidRPr="7CC5B521">
              <w:rPr>
                <w:rFonts w:ascii="Times New Roman" w:eastAsia="Times New Roman" w:hAnsi="Times New Roman" w:cs="Times New Roman"/>
                <w:color w:val="000000" w:themeColor="text1"/>
                <w:sz w:val="24"/>
                <w:szCs w:val="24"/>
                <w:u w:val="single"/>
              </w:rPr>
              <w:t xml:space="preserve"> </w:t>
            </w:r>
          </w:p>
        </w:tc>
      </w:tr>
      <w:tr w:rsidR="75C858A6" w14:paraId="5815C2F5"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15F7BBE6" w14:textId="6C85A74C" w:rsidR="75C858A6" w:rsidRDefault="75C858A6" w:rsidP="75C858A6">
            <w:pPr>
              <w:spacing w:line="331" w:lineRule="exact"/>
              <w:ind w:left="-8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Participating actor</w:t>
            </w:r>
            <w:r w:rsidRPr="75C858A6">
              <w:rPr>
                <w:rFonts w:ascii="Times New Roman" w:eastAsia="Times New Roman" w:hAnsi="Times New Roman" w:cs="Times New Roman"/>
                <w:color w:val="000000" w:themeColor="text1"/>
                <w:sz w:val="24"/>
                <w:szCs w:val="24"/>
              </w:rPr>
              <w:t xml:space="preserve"> </w:t>
            </w:r>
          </w:p>
        </w:tc>
        <w:tc>
          <w:tcPr>
            <w:tcW w:w="5490" w:type="dxa"/>
          </w:tcPr>
          <w:p w14:paraId="24CE222A" w14:textId="4B5868E1" w:rsidR="75C858A6" w:rsidRDefault="7CC5B521" w:rsidP="7CC5B521">
            <w:pPr>
              <w:spacing w:line="331" w:lineRule="exact"/>
              <w:ind w:left="-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CC5B521">
              <w:rPr>
                <w:rFonts w:ascii="Times New Roman" w:eastAsia="Times New Roman" w:hAnsi="Times New Roman" w:cs="Times New Roman"/>
                <w:color w:val="000000" w:themeColor="text1"/>
                <w:sz w:val="24"/>
                <w:szCs w:val="24"/>
                <w:u w:val="single"/>
              </w:rPr>
              <w:t xml:space="preserve"> </w:t>
            </w:r>
            <w:proofErr w:type="spellStart"/>
            <w:r w:rsidRPr="7CC5B521">
              <w:rPr>
                <w:rFonts w:ascii="Times New Roman" w:eastAsia="Times New Roman" w:hAnsi="Times New Roman" w:cs="Times New Roman"/>
                <w:color w:val="000000" w:themeColor="text1"/>
                <w:sz w:val="24"/>
                <w:szCs w:val="24"/>
                <w:u w:val="single"/>
              </w:rPr>
              <w:t>Susan:Customer</w:t>
            </w:r>
            <w:proofErr w:type="spellEnd"/>
            <w:r w:rsidRPr="7CC5B521">
              <w:rPr>
                <w:rFonts w:ascii="Times New Roman" w:eastAsia="Times New Roman" w:hAnsi="Times New Roman" w:cs="Times New Roman"/>
                <w:color w:val="000000" w:themeColor="text1"/>
                <w:sz w:val="24"/>
                <w:szCs w:val="24"/>
                <w:u w:val="single"/>
              </w:rPr>
              <w:t xml:space="preserve"> </w:t>
            </w:r>
          </w:p>
        </w:tc>
      </w:tr>
      <w:tr w:rsidR="75C858A6" w14:paraId="5A9BAF42" w14:textId="77777777" w:rsidTr="7CC5B521">
        <w:tc>
          <w:tcPr>
            <w:cnfStyle w:val="001000000000" w:firstRow="0" w:lastRow="0" w:firstColumn="1" w:lastColumn="0" w:oddVBand="0" w:evenVBand="0" w:oddHBand="0" w:evenHBand="0" w:firstRowFirstColumn="0" w:firstRowLastColumn="0" w:lastRowFirstColumn="0" w:lastRowLastColumn="0"/>
            <w:tcW w:w="3870" w:type="dxa"/>
          </w:tcPr>
          <w:p w14:paraId="67970E41" w14:textId="28362448" w:rsidR="75C858A6" w:rsidRDefault="75C858A6" w:rsidP="75C858A6">
            <w:pPr>
              <w:spacing w:line="331" w:lineRule="exact"/>
              <w:ind w:left="-80"/>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Instances Flow of events</w:t>
            </w:r>
          </w:p>
        </w:tc>
        <w:tc>
          <w:tcPr>
            <w:tcW w:w="5490" w:type="dxa"/>
          </w:tcPr>
          <w:p w14:paraId="19428FA3" w14:textId="02CEFCB4" w:rsidR="75C858A6"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1.Susan activates the “Modify Schedule Payment” functionality of the system by clicking on “Schedule Payment”.</w:t>
            </w:r>
          </w:p>
          <w:p w14:paraId="0F3FE3EA" w14:textId="4B0D510F" w:rsidR="75C858A6" w:rsidRDefault="29B25F8F" w:rsidP="5D7DB914">
            <w:pPr>
              <w:spacing w:line="331" w:lineRule="exact"/>
              <w:ind w:left="-80"/>
              <w:cnfStyle w:val="000000000000" w:firstRow="0" w:lastRow="0" w:firstColumn="0" w:lastColumn="0" w:oddVBand="0" w:evenVBand="0" w:oddHBand="0" w:evenHBand="0" w:firstRowFirstColumn="0" w:firstRowLastColumn="0" w:lastRowFirstColumn="0" w:lastRowLastColumn="0"/>
            </w:pPr>
            <w:r w:rsidRPr="29B25F8F">
              <w:rPr>
                <w:rFonts w:ascii="Times New Roman" w:eastAsia="Times New Roman" w:hAnsi="Times New Roman" w:cs="Times New Roman"/>
                <w:color w:val="000000" w:themeColor="text1"/>
                <w:sz w:val="24"/>
                <w:szCs w:val="24"/>
              </w:rPr>
              <w:t xml:space="preserve"> 2.Susan enters a payee amount "$200" and selects the   date for the payment "04/29/2018" and clicks          "Modify Payment" button.</w:t>
            </w:r>
          </w:p>
          <w:p w14:paraId="4A266949" w14:textId="28830205" w:rsidR="75C858A6" w:rsidRDefault="5D7DB914" w:rsidP="5D7DB914">
            <w:pPr>
              <w:spacing w:line="331" w:lineRule="exact"/>
              <w:ind w:left="-80"/>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 xml:space="preserve"> 3.Displays successful modify payment changes</w:t>
            </w:r>
          </w:p>
        </w:tc>
      </w:tr>
    </w:tbl>
    <w:p w14:paraId="58CEF36E" w14:textId="0DD1B9AD" w:rsidR="796F8611" w:rsidRDefault="00E172D1" w:rsidP="00E172D1">
      <w:pPr>
        <w:rPr>
          <w:rFonts w:ascii="Times New Roman" w:eastAsia="Times New Roman" w:hAnsi="Times New Roman" w:cs="Times New Roman"/>
          <w:b/>
          <w:bCs/>
        </w:rPr>
      </w:pPr>
      <w:r>
        <w:rPr>
          <w:rFonts w:ascii="Times New Roman" w:eastAsia="Times New Roman" w:hAnsi="Times New Roman" w:cs="Times New Roman"/>
          <w:b/>
          <w:bCs/>
        </w:rPr>
        <w:t xml:space="preserve">                                      </w:t>
      </w:r>
      <w:r w:rsidR="7500CCF5" w:rsidRPr="7500CCF5">
        <w:rPr>
          <w:rFonts w:ascii="Times New Roman" w:eastAsia="Times New Roman" w:hAnsi="Times New Roman" w:cs="Times New Roman"/>
          <w:b/>
          <w:bCs/>
        </w:rPr>
        <w:t>[Table: 41 Modify Payment Successful Scenario]</w:t>
      </w:r>
    </w:p>
    <w:p w14:paraId="625FD665" w14:textId="08B6BF35" w:rsidR="75C858A6" w:rsidRDefault="29B25F8F" w:rsidP="75C858A6">
      <w:pPr>
        <w:spacing w:line="331" w:lineRule="exact"/>
        <w:jc w:val="both"/>
      </w:pPr>
      <w:r w:rsidRPr="29B25F8F">
        <w:rPr>
          <w:rFonts w:ascii="Times New Roman" w:eastAsia="Times New Roman" w:hAnsi="Times New Roman" w:cs="Times New Roman"/>
          <w:b/>
          <w:bCs/>
          <w:color w:val="000000" w:themeColor="text1"/>
          <w:sz w:val="24"/>
          <w:szCs w:val="24"/>
        </w:rPr>
        <w:lastRenderedPageBreak/>
        <w:t>Example 2:</w:t>
      </w:r>
      <w:r w:rsidRPr="29B25F8F">
        <w:rPr>
          <w:rFonts w:ascii="Times New Roman" w:eastAsia="Times New Roman" w:hAnsi="Times New Roman" w:cs="Times New Roman"/>
          <w:color w:val="000000" w:themeColor="text1"/>
          <w:sz w:val="24"/>
          <w:szCs w:val="24"/>
        </w:rPr>
        <w:t xml:space="preserve"> Susan attempt to modify a payment by entering amount "$25000" and date "4/29/2018" at 9:15 PM. </w:t>
      </w:r>
    </w:p>
    <w:tbl>
      <w:tblPr>
        <w:tblStyle w:val="PlainTable2"/>
        <w:tblW w:w="0" w:type="auto"/>
        <w:tblLayout w:type="fixed"/>
        <w:tblLook w:val="04A0" w:firstRow="1" w:lastRow="0" w:firstColumn="1" w:lastColumn="0" w:noHBand="0" w:noVBand="1"/>
      </w:tblPr>
      <w:tblGrid>
        <w:gridCol w:w="3810"/>
        <w:gridCol w:w="5550"/>
      </w:tblGrid>
      <w:tr w:rsidR="75C858A6" w14:paraId="7C10A631"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0" w:type="dxa"/>
          </w:tcPr>
          <w:p w14:paraId="1950D19F" w14:textId="6F3D0608"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Scenario name</w:t>
            </w:r>
            <w:r w:rsidRPr="75C858A6">
              <w:rPr>
                <w:rFonts w:ascii="Times New Roman" w:eastAsia="Times New Roman" w:hAnsi="Times New Roman" w:cs="Times New Roman"/>
                <w:color w:val="000000" w:themeColor="text1"/>
                <w:sz w:val="24"/>
                <w:szCs w:val="24"/>
              </w:rPr>
              <w:t xml:space="preserve"> </w:t>
            </w:r>
          </w:p>
        </w:tc>
        <w:tc>
          <w:tcPr>
            <w:tcW w:w="5550" w:type="dxa"/>
          </w:tcPr>
          <w:p w14:paraId="6F3E2B56" w14:textId="0583F608" w:rsidR="75C858A6" w:rsidRDefault="7CC5B521" w:rsidP="7CC5B521">
            <w:pPr>
              <w:spacing w:line="331" w:lineRule="exact"/>
              <w:ind w:left="-8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u w:val="single"/>
              </w:rPr>
            </w:pPr>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ModifyPaymentUnsuccessful</w:t>
            </w:r>
            <w:proofErr w:type="spellEnd"/>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ModifyPayment</w:t>
            </w:r>
            <w:proofErr w:type="spellEnd"/>
            <w:r w:rsidRPr="7CC5B521">
              <w:rPr>
                <w:rFonts w:ascii="Times New Roman" w:eastAsia="Times New Roman" w:hAnsi="Times New Roman" w:cs="Times New Roman"/>
                <w:color w:val="000000" w:themeColor="text1"/>
                <w:sz w:val="24"/>
                <w:szCs w:val="24"/>
                <w:u w:val="single"/>
              </w:rPr>
              <w:t xml:space="preserve"> </w:t>
            </w:r>
          </w:p>
        </w:tc>
      </w:tr>
      <w:tr w:rsidR="75C858A6" w14:paraId="2E705412"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0" w:type="dxa"/>
          </w:tcPr>
          <w:p w14:paraId="56402046" w14:textId="6C43AD8D"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Participating actor</w:t>
            </w:r>
            <w:r w:rsidRPr="75C858A6">
              <w:rPr>
                <w:rFonts w:ascii="Times New Roman" w:eastAsia="Times New Roman" w:hAnsi="Times New Roman" w:cs="Times New Roman"/>
                <w:color w:val="000000" w:themeColor="text1"/>
                <w:sz w:val="24"/>
                <w:szCs w:val="24"/>
              </w:rPr>
              <w:t xml:space="preserve"> </w:t>
            </w:r>
          </w:p>
        </w:tc>
        <w:tc>
          <w:tcPr>
            <w:tcW w:w="5550" w:type="dxa"/>
          </w:tcPr>
          <w:p w14:paraId="01797766" w14:textId="0A80BE58" w:rsidR="75C858A6" w:rsidRDefault="7CC5B521" w:rsidP="7CC5B521">
            <w:pPr>
              <w:spacing w:line="331" w:lineRule="exact"/>
              <w:ind w:left="-8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CC5B521">
              <w:rPr>
                <w:rFonts w:ascii="Times New Roman" w:eastAsia="Times New Roman" w:hAnsi="Times New Roman" w:cs="Times New Roman"/>
                <w:color w:val="000000" w:themeColor="text1"/>
                <w:sz w:val="24"/>
                <w:szCs w:val="24"/>
                <w:u w:val="single"/>
              </w:rPr>
              <w:t xml:space="preserve"> </w:t>
            </w:r>
            <w:proofErr w:type="spellStart"/>
            <w:r w:rsidRPr="7CC5B521">
              <w:rPr>
                <w:rFonts w:ascii="Times New Roman" w:eastAsia="Times New Roman" w:hAnsi="Times New Roman" w:cs="Times New Roman"/>
                <w:color w:val="000000" w:themeColor="text1"/>
                <w:sz w:val="24"/>
                <w:szCs w:val="24"/>
                <w:u w:val="single"/>
              </w:rPr>
              <w:t>Susan:Customer</w:t>
            </w:r>
            <w:proofErr w:type="spellEnd"/>
            <w:r w:rsidRPr="7CC5B521">
              <w:rPr>
                <w:rFonts w:ascii="Times New Roman" w:eastAsia="Times New Roman" w:hAnsi="Times New Roman" w:cs="Times New Roman"/>
                <w:color w:val="000000" w:themeColor="text1"/>
                <w:sz w:val="24"/>
                <w:szCs w:val="24"/>
                <w:u w:val="single"/>
              </w:rPr>
              <w:t xml:space="preserve"> </w:t>
            </w:r>
          </w:p>
        </w:tc>
      </w:tr>
      <w:tr w:rsidR="75C858A6" w14:paraId="5D2D7706" w14:textId="77777777" w:rsidTr="7CC5B521">
        <w:tc>
          <w:tcPr>
            <w:cnfStyle w:val="001000000000" w:firstRow="0" w:lastRow="0" w:firstColumn="1" w:lastColumn="0" w:oddVBand="0" w:evenVBand="0" w:oddHBand="0" w:evenHBand="0" w:firstRowFirstColumn="0" w:firstRowLastColumn="0" w:lastRowFirstColumn="0" w:lastRowLastColumn="0"/>
            <w:tcW w:w="3810" w:type="dxa"/>
          </w:tcPr>
          <w:p w14:paraId="0801F9F5" w14:textId="076CBC07"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Instances Flow of events</w:t>
            </w:r>
            <w:r w:rsidRPr="75C858A6">
              <w:rPr>
                <w:rFonts w:ascii="Times New Roman" w:eastAsia="Times New Roman" w:hAnsi="Times New Roman" w:cs="Times New Roman"/>
                <w:color w:val="000000" w:themeColor="text1"/>
                <w:sz w:val="24"/>
                <w:szCs w:val="24"/>
              </w:rPr>
              <w:t xml:space="preserve">  </w:t>
            </w:r>
          </w:p>
        </w:tc>
        <w:tc>
          <w:tcPr>
            <w:tcW w:w="5550" w:type="dxa"/>
          </w:tcPr>
          <w:p w14:paraId="0EE9E823" w14:textId="14EC0047" w:rsidR="75C858A6"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1.Susan activates the “Modify Schedule Payment". Functionality of the system by clicking on “Schedule Payment”.</w:t>
            </w:r>
          </w:p>
          <w:p w14:paraId="3ACEA8B3" w14:textId="41F89D60" w:rsidR="75C858A6" w:rsidRDefault="29B25F8F" w:rsidP="5D7DB914">
            <w:pPr>
              <w:spacing w:line="331" w:lineRule="exact"/>
              <w:cnfStyle w:val="000000000000" w:firstRow="0" w:lastRow="0" w:firstColumn="0" w:lastColumn="0" w:oddVBand="0" w:evenVBand="0" w:oddHBand="0" w:evenHBand="0" w:firstRowFirstColumn="0" w:firstRowLastColumn="0" w:lastRowFirstColumn="0" w:lastRowLastColumn="0"/>
            </w:pPr>
            <w:r w:rsidRPr="29B25F8F">
              <w:rPr>
                <w:rFonts w:ascii="Times New Roman" w:eastAsia="Times New Roman" w:hAnsi="Times New Roman" w:cs="Times New Roman"/>
                <w:color w:val="000000" w:themeColor="text1"/>
                <w:sz w:val="24"/>
                <w:szCs w:val="24"/>
              </w:rPr>
              <w:t>2. Susan enters a payee amount "$25000" and selects the date for the payment "04/29/2018" and clicks "Modify Payment" button.</w:t>
            </w:r>
          </w:p>
          <w:p w14:paraId="796D9187" w14:textId="45EF2E2C" w:rsidR="75C858A6" w:rsidRDefault="5D7DB914" w:rsidP="5D7DB914">
            <w:pPr>
              <w:spacing w:line="331" w:lineRule="exact"/>
              <w:ind w:left="-80"/>
              <w:jc w:val="both"/>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 xml:space="preserve">3. Displays unsuccessful modify payment changes due      to exceeded amount per transaction. </w:t>
            </w:r>
          </w:p>
        </w:tc>
      </w:tr>
    </w:tbl>
    <w:p w14:paraId="37FE8234" w14:textId="380E1C18"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42 Modify Payment Unsuccessful Scenario]</w:t>
      </w:r>
    </w:p>
    <w:p w14:paraId="45F3BC37" w14:textId="30DFAE51" w:rsidR="796F8611" w:rsidRDefault="796F8611" w:rsidP="796F8611">
      <w:pPr>
        <w:spacing w:line="331" w:lineRule="exact"/>
        <w:rPr>
          <w:rFonts w:ascii="Times New Roman" w:eastAsia="Times New Roman" w:hAnsi="Times New Roman" w:cs="Times New Roman"/>
          <w:color w:val="000000" w:themeColor="text1"/>
          <w:sz w:val="24"/>
          <w:szCs w:val="24"/>
        </w:rPr>
      </w:pPr>
    </w:p>
    <w:p w14:paraId="6511A163" w14:textId="527E952F" w:rsidR="75C858A6" w:rsidRDefault="29B25F8F" w:rsidP="75C858A6">
      <w:pPr>
        <w:spacing w:line="331" w:lineRule="exact"/>
        <w:jc w:val="both"/>
      </w:pPr>
      <w:r w:rsidRPr="29B25F8F">
        <w:rPr>
          <w:rFonts w:ascii="Times New Roman" w:eastAsia="Times New Roman" w:hAnsi="Times New Roman" w:cs="Times New Roman"/>
          <w:b/>
          <w:bCs/>
          <w:color w:val="000000" w:themeColor="text1"/>
          <w:sz w:val="24"/>
          <w:szCs w:val="24"/>
        </w:rPr>
        <w:t>Example 3:</w:t>
      </w:r>
      <w:r w:rsidRPr="29B25F8F">
        <w:rPr>
          <w:rFonts w:ascii="Times New Roman" w:eastAsia="Times New Roman" w:hAnsi="Times New Roman" w:cs="Times New Roman"/>
          <w:color w:val="000000" w:themeColor="text1"/>
          <w:sz w:val="24"/>
          <w:szCs w:val="24"/>
        </w:rPr>
        <w:t xml:space="preserve"> Susan attempt to modify a payment by entering amount "$25000" and date "04/29/2018" at 9 PM. </w:t>
      </w:r>
    </w:p>
    <w:tbl>
      <w:tblPr>
        <w:tblStyle w:val="PlainTable2"/>
        <w:tblW w:w="0" w:type="auto"/>
        <w:tblLayout w:type="fixed"/>
        <w:tblLook w:val="04A0" w:firstRow="1" w:lastRow="0" w:firstColumn="1" w:lastColumn="0" w:noHBand="0" w:noVBand="1"/>
      </w:tblPr>
      <w:tblGrid>
        <w:gridCol w:w="3975"/>
        <w:gridCol w:w="5385"/>
      </w:tblGrid>
      <w:tr w:rsidR="75C858A6" w14:paraId="1247A37C"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5" w:type="dxa"/>
          </w:tcPr>
          <w:p w14:paraId="635C3A9D" w14:textId="41958564"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Scenario name</w:t>
            </w:r>
            <w:r w:rsidRPr="75C858A6">
              <w:rPr>
                <w:rFonts w:ascii="Times New Roman" w:eastAsia="Times New Roman" w:hAnsi="Times New Roman" w:cs="Times New Roman"/>
                <w:color w:val="000000" w:themeColor="text1"/>
                <w:sz w:val="24"/>
                <w:szCs w:val="24"/>
              </w:rPr>
              <w:t xml:space="preserve"> </w:t>
            </w:r>
          </w:p>
        </w:tc>
        <w:tc>
          <w:tcPr>
            <w:tcW w:w="5385" w:type="dxa"/>
          </w:tcPr>
          <w:p w14:paraId="07133446" w14:textId="45292859" w:rsidR="75C858A6" w:rsidRDefault="7CC5B521" w:rsidP="7CC5B521">
            <w:pPr>
              <w:spacing w:line="331" w:lineRule="exact"/>
              <w:ind w:left="-8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u w:val="single"/>
              </w:rPr>
            </w:pPr>
            <w:r w:rsidRPr="7CC5B521">
              <w:rPr>
                <w:rFonts w:ascii="Times New Roman" w:eastAsia="Times New Roman" w:hAnsi="Times New Roman" w:cs="Times New Roman"/>
                <w:b w:val="0"/>
                <w:bCs w:val="0"/>
                <w:color w:val="000000" w:themeColor="text1"/>
                <w:sz w:val="24"/>
                <w:szCs w:val="24"/>
                <w:u w:val="single"/>
              </w:rPr>
              <w:t xml:space="preserve"> </w:t>
            </w:r>
            <w:proofErr w:type="spellStart"/>
            <w:r w:rsidRPr="7CC5B521">
              <w:rPr>
                <w:rFonts w:ascii="Times New Roman" w:eastAsia="Times New Roman" w:hAnsi="Times New Roman" w:cs="Times New Roman"/>
                <w:b w:val="0"/>
                <w:bCs w:val="0"/>
                <w:color w:val="000000" w:themeColor="text1"/>
                <w:sz w:val="24"/>
                <w:szCs w:val="24"/>
                <w:u w:val="single"/>
              </w:rPr>
              <w:t>ModifyPaymentCancel:ModifyPayment</w:t>
            </w:r>
            <w:proofErr w:type="spellEnd"/>
            <w:r w:rsidRPr="7CC5B521">
              <w:rPr>
                <w:rFonts w:ascii="Times New Roman" w:eastAsia="Times New Roman" w:hAnsi="Times New Roman" w:cs="Times New Roman"/>
                <w:color w:val="000000" w:themeColor="text1"/>
                <w:sz w:val="24"/>
                <w:szCs w:val="24"/>
                <w:u w:val="single"/>
              </w:rPr>
              <w:t xml:space="preserve"> </w:t>
            </w:r>
          </w:p>
        </w:tc>
      </w:tr>
      <w:tr w:rsidR="75C858A6" w14:paraId="338D7BD1"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5" w:type="dxa"/>
          </w:tcPr>
          <w:p w14:paraId="600F2ACD" w14:textId="70D72E13"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Participating actor</w:t>
            </w:r>
            <w:r w:rsidRPr="75C858A6">
              <w:rPr>
                <w:rFonts w:ascii="Times New Roman" w:eastAsia="Times New Roman" w:hAnsi="Times New Roman" w:cs="Times New Roman"/>
                <w:color w:val="000000" w:themeColor="text1"/>
                <w:sz w:val="24"/>
                <w:szCs w:val="24"/>
              </w:rPr>
              <w:t xml:space="preserve"> </w:t>
            </w:r>
          </w:p>
        </w:tc>
        <w:tc>
          <w:tcPr>
            <w:tcW w:w="5385" w:type="dxa"/>
          </w:tcPr>
          <w:p w14:paraId="054F5594" w14:textId="46232F1A" w:rsidR="75C858A6" w:rsidRDefault="7CC5B521" w:rsidP="7CC5B521">
            <w:pPr>
              <w:spacing w:line="331" w:lineRule="exact"/>
              <w:ind w:left="-8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CC5B521">
              <w:rPr>
                <w:rFonts w:ascii="Times New Roman" w:eastAsia="Times New Roman" w:hAnsi="Times New Roman" w:cs="Times New Roman"/>
                <w:color w:val="000000" w:themeColor="text1"/>
                <w:sz w:val="24"/>
                <w:szCs w:val="24"/>
                <w:u w:val="single"/>
              </w:rPr>
              <w:t xml:space="preserve"> </w:t>
            </w:r>
            <w:proofErr w:type="spellStart"/>
            <w:r w:rsidRPr="7CC5B521">
              <w:rPr>
                <w:rFonts w:ascii="Times New Roman" w:eastAsia="Times New Roman" w:hAnsi="Times New Roman" w:cs="Times New Roman"/>
                <w:color w:val="000000" w:themeColor="text1"/>
                <w:sz w:val="24"/>
                <w:szCs w:val="24"/>
                <w:u w:val="single"/>
              </w:rPr>
              <w:t>Susan:Customer</w:t>
            </w:r>
            <w:proofErr w:type="spellEnd"/>
            <w:r w:rsidRPr="7CC5B521">
              <w:rPr>
                <w:rFonts w:ascii="Times New Roman" w:eastAsia="Times New Roman" w:hAnsi="Times New Roman" w:cs="Times New Roman"/>
                <w:color w:val="000000" w:themeColor="text1"/>
                <w:sz w:val="24"/>
                <w:szCs w:val="24"/>
                <w:u w:val="single"/>
              </w:rPr>
              <w:t xml:space="preserve"> </w:t>
            </w:r>
          </w:p>
        </w:tc>
      </w:tr>
      <w:tr w:rsidR="75C858A6" w14:paraId="35717464" w14:textId="77777777" w:rsidTr="7CC5B521">
        <w:tc>
          <w:tcPr>
            <w:cnfStyle w:val="001000000000" w:firstRow="0" w:lastRow="0" w:firstColumn="1" w:lastColumn="0" w:oddVBand="0" w:evenVBand="0" w:oddHBand="0" w:evenHBand="0" w:firstRowFirstColumn="0" w:firstRowLastColumn="0" w:lastRowFirstColumn="0" w:lastRowLastColumn="0"/>
            <w:tcW w:w="3975" w:type="dxa"/>
          </w:tcPr>
          <w:p w14:paraId="6A823EF8" w14:textId="008C73E0" w:rsidR="75C858A6" w:rsidRDefault="75C858A6" w:rsidP="75C858A6">
            <w:pPr>
              <w:spacing w:line="331" w:lineRule="exact"/>
              <w:ind w:left="-80"/>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 Instances Flow of events</w:t>
            </w:r>
            <w:r w:rsidRPr="75C858A6">
              <w:rPr>
                <w:rFonts w:ascii="Times New Roman" w:eastAsia="Times New Roman" w:hAnsi="Times New Roman" w:cs="Times New Roman"/>
                <w:color w:val="000000" w:themeColor="text1"/>
                <w:sz w:val="24"/>
                <w:szCs w:val="24"/>
              </w:rPr>
              <w:t xml:space="preserve">  </w:t>
            </w:r>
          </w:p>
        </w:tc>
        <w:tc>
          <w:tcPr>
            <w:tcW w:w="5385" w:type="dxa"/>
          </w:tcPr>
          <w:p w14:paraId="6964805C" w14:textId="75249BEC" w:rsidR="75C858A6"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1.Susan activates the “Modify Schedule Payment” functionality of the system by clicking on “Schedule Payment”.</w:t>
            </w:r>
          </w:p>
          <w:p w14:paraId="3E8272AD" w14:textId="4FEBBFC6" w:rsidR="75C858A6" w:rsidRDefault="29B25F8F" w:rsidP="5D7DB914">
            <w:pPr>
              <w:spacing w:line="331" w:lineRule="exact"/>
              <w:cnfStyle w:val="000000000000" w:firstRow="0" w:lastRow="0" w:firstColumn="0" w:lastColumn="0" w:oddVBand="0" w:evenVBand="0" w:oddHBand="0" w:evenHBand="0" w:firstRowFirstColumn="0" w:firstRowLastColumn="0" w:lastRowFirstColumn="0" w:lastRowLastColumn="0"/>
            </w:pPr>
            <w:r w:rsidRPr="29B25F8F">
              <w:rPr>
                <w:rFonts w:ascii="Times New Roman" w:eastAsia="Times New Roman" w:hAnsi="Times New Roman" w:cs="Times New Roman"/>
                <w:color w:val="000000" w:themeColor="text1"/>
                <w:sz w:val="24"/>
                <w:szCs w:val="24"/>
              </w:rPr>
              <w:t>2.Susan enters a payee amount "$25000" and selects the date for the payment "04/29/2018" and clicks "Cancel Modify Payment" button.</w:t>
            </w:r>
          </w:p>
          <w:p w14:paraId="00325618" w14:textId="1A704EDB" w:rsidR="75C858A6" w:rsidRDefault="5D7DB914" w:rsidP="5D7DB914">
            <w:pPr>
              <w:spacing w:line="331" w:lineRule="exact"/>
              <w:ind w:left="-80"/>
              <w:jc w:val="both"/>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 xml:space="preserve">3.Displays canceled modify payment message.  </w:t>
            </w:r>
          </w:p>
        </w:tc>
      </w:tr>
    </w:tbl>
    <w:p w14:paraId="27F762E8" w14:textId="048718BD" w:rsidR="796F8611" w:rsidRDefault="7500CCF5" w:rsidP="7500CCF5">
      <w:pPr>
        <w:jc w:val="center"/>
        <w:rPr>
          <w:rFonts w:ascii="Times New Roman" w:eastAsia="Times New Roman" w:hAnsi="Times New Roman" w:cs="Times New Roman"/>
          <w:b/>
          <w:bCs/>
          <w:sz w:val="20"/>
          <w:szCs w:val="20"/>
        </w:rPr>
      </w:pPr>
      <w:r w:rsidRPr="7500CCF5">
        <w:rPr>
          <w:rFonts w:ascii="Times New Roman" w:eastAsia="Times New Roman" w:hAnsi="Times New Roman" w:cs="Times New Roman"/>
          <w:b/>
          <w:bCs/>
        </w:rPr>
        <w:t>[Table: 43 Modify Payment Cancel Scenario]</w:t>
      </w:r>
    </w:p>
    <w:p w14:paraId="1B4B5443" w14:textId="51EECA48" w:rsidR="796F8611" w:rsidRDefault="796F8611" w:rsidP="796F8611">
      <w:pPr>
        <w:jc w:val="both"/>
      </w:pPr>
    </w:p>
    <w:p w14:paraId="2B03B577" w14:textId="289E75A2"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Initial Use case</w:t>
      </w:r>
    </w:p>
    <w:tbl>
      <w:tblPr>
        <w:tblStyle w:val="PlainTable2"/>
        <w:tblW w:w="9360" w:type="dxa"/>
        <w:tblLook w:val="04A0" w:firstRow="1" w:lastRow="0" w:firstColumn="1" w:lastColumn="0" w:noHBand="0" w:noVBand="1"/>
      </w:tblPr>
      <w:tblGrid>
        <w:gridCol w:w="3975"/>
        <w:gridCol w:w="5385"/>
      </w:tblGrid>
      <w:tr w:rsidR="3B1E09C7" w14:paraId="35EFF4D9"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5" w:type="dxa"/>
          </w:tcPr>
          <w:p w14:paraId="0A0FC1E6" w14:textId="398BB273"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Use case name</w:t>
            </w:r>
          </w:p>
        </w:tc>
        <w:tc>
          <w:tcPr>
            <w:tcW w:w="5385" w:type="dxa"/>
          </w:tcPr>
          <w:p w14:paraId="0366064E" w14:textId="684823B5" w:rsidR="3B1E09C7" w:rsidRDefault="7CC5B521" w:rsidP="7CC5B521">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ModifyPayment</w:t>
            </w:r>
            <w:proofErr w:type="spellEnd"/>
          </w:p>
        </w:tc>
      </w:tr>
      <w:tr w:rsidR="3B1E09C7" w14:paraId="3E9B0361"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5" w:type="dxa"/>
          </w:tcPr>
          <w:p w14:paraId="573B74D2" w14:textId="5D9BD5C4"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p>
        </w:tc>
        <w:tc>
          <w:tcPr>
            <w:tcW w:w="5385" w:type="dxa"/>
          </w:tcPr>
          <w:p w14:paraId="317A1750" w14:textId="7F4DF14F"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Initiated by a Customer</w:t>
            </w:r>
          </w:p>
        </w:tc>
      </w:tr>
      <w:tr w:rsidR="3B1E09C7" w14:paraId="745C00B8" w14:textId="77777777" w:rsidTr="7CC5B521">
        <w:tc>
          <w:tcPr>
            <w:cnfStyle w:val="001000000000" w:firstRow="0" w:lastRow="0" w:firstColumn="1" w:lastColumn="0" w:oddVBand="0" w:evenVBand="0" w:oddHBand="0" w:evenHBand="0" w:firstRowFirstColumn="0" w:firstRowLastColumn="0" w:lastRowFirstColumn="0" w:lastRowLastColumn="0"/>
            <w:tcW w:w="3975" w:type="dxa"/>
          </w:tcPr>
          <w:p w14:paraId="23436E05" w14:textId="12AD5C9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Flow of Events </w:t>
            </w:r>
          </w:p>
        </w:tc>
        <w:tc>
          <w:tcPr>
            <w:tcW w:w="5385" w:type="dxa"/>
          </w:tcPr>
          <w:p w14:paraId="58A23162" w14:textId="56C849B2" w:rsidR="3B1E09C7" w:rsidRDefault="5D7DB914" w:rsidP="5D7DB91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1. The customer is modifying a payment before its delivery date, such as     change payment amount or delivery date, on a specific date at a specific time.</w:t>
            </w:r>
            <w:r w:rsidR="3B1E09C7">
              <w:br/>
            </w:r>
            <w:r w:rsidRPr="5D7DB914">
              <w:rPr>
                <w:rFonts w:ascii="Times New Roman" w:eastAsia="Times New Roman" w:hAnsi="Times New Roman" w:cs="Times New Roman"/>
                <w:color w:val="000000" w:themeColor="text1"/>
                <w:sz w:val="24"/>
                <w:szCs w:val="24"/>
              </w:rPr>
              <w:t xml:space="preserve">2. “Payment Modified Successfully”, “Payment Modified Unsuccessfully” or “Payment Modified </w:t>
            </w:r>
            <w:r w:rsidRPr="5D7DB914">
              <w:rPr>
                <w:rFonts w:ascii="Times New Roman" w:eastAsia="Times New Roman" w:hAnsi="Times New Roman" w:cs="Times New Roman"/>
                <w:color w:val="000000" w:themeColor="text1"/>
                <w:sz w:val="24"/>
                <w:szCs w:val="24"/>
              </w:rPr>
              <w:lastRenderedPageBreak/>
              <w:t>Cancelled” is shown in the middle of the screen on the same website page.</w:t>
            </w:r>
          </w:p>
        </w:tc>
      </w:tr>
      <w:tr w:rsidR="3B1E09C7" w14:paraId="108935B8"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5" w:type="dxa"/>
          </w:tcPr>
          <w:p w14:paraId="2937D099" w14:textId="5F07221C"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lastRenderedPageBreak/>
              <w:t xml:space="preserve">Entry conditions </w:t>
            </w:r>
          </w:p>
        </w:tc>
        <w:tc>
          <w:tcPr>
            <w:tcW w:w="5385" w:type="dxa"/>
          </w:tcPr>
          <w:p w14:paraId="79194CF8" w14:textId="2DD9ED8A" w:rsidR="3B1E09C7" w:rsidRDefault="75C858A6" w:rsidP="75C858A6">
            <w:pPr>
              <w:spacing w:after="160" w:line="331" w:lineRule="exac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customer is logged in his/ her account and is on the account overview page.</w:t>
            </w:r>
          </w:p>
        </w:tc>
      </w:tr>
      <w:tr w:rsidR="3B1E09C7" w14:paraId="5FC608D6" w14:textId="77777777" w:rsidTr="7CC5B521">
        <w:tc>
          <w:tcPr>
            <w:cnfStyle w:val="001000000000" w:firstRow="0" w:lastRow="0" w:firstColumn="1" w:lastColumn="0" w:oddVBand="0" w:evenVBand="0" w:oddHBand="0" w:evenHBand="0" w:firstRowFirstColumn="0" w:firstRowLastColumn="0" w:lastRowFirstColumn="0" w:lastRowLastColumn="0"/>
            <w:tcW w:w="3975" w:type="dxa"/>
          </w:tcPr>
          <w:p w14:paraId="3421C460" w14:textId="42008C58"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Exit conditions</w:t>
            </w:r>
          </w:p>
        </w:tc>
        <w:tc>
          <w:tcPr>
            <w:tcW w:w="5385" w:type="dxa"/>
          </w:tcPr>
          <w:p w14:paraId="5CA57647" w14:textId="423AC915" w:rsidR="3B1E09C7" w:rsidRDefault="75C858A6" w:rsidP="75C858A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A confirmation is shown.</w:t>
            </w:r>
          </w:p>
        </w:tc>
      </w:tr>
      <w:tr w:rsidR="3B1E09C7" w14:paraId="3BCB3D5C"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5" w:type="dxa"/>
          </w:tcPr>
          <w:p w14:paraId="28DF47C0" w14:textId="7FFCF04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Quality Requirements</w:t>
            </w:r>
          </w:p>
        </w:tc>
        <w:tc>
          <w:tcPr>
            <w:tcW w:w="5385" w:type="dxa"/>
          </w:tcPr>
          <w:p w14:paraId="5610BFFE" w14:textId="552838C9"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process must be done in less than 3 seconds</w:t>
            </w:r>
          </w:p>
        </w:tc>
      </w:tr>
    </w:tbl>
    <w:p w14:paraId="3DD0B218" w14:textId="27FCEAEA"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44 Modify Payment Initial Use Case]</w:t>
      </w:r>
    </w:p>
    <w:p w14:paraId="47D80E28" w14:textId="2867A698" w:rsidR="796F8611" w:rsidRDefault="796F8611" w:rsidP="796F8611">
      <w:pPr>
        <w:rPr>
          <w:rFonts w:ascii="Times New Roman" w:eastAsia="Times New Roman" w:hAnsi="Times New Roman" w:cs="Times New Roman"/>
          <w:b/>
          <w:bCs/>
          <w:color w:val="000000" w:themeColor="text1"/>
          <w:sz w:val="24"/>
          <w:szCs w:val="24"/>
        </w:rPr>
      </w:pPr>
    </w:p>
    <w:p w14:paraId="61CD9133" w14:textId="7762A531"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Refine Use case</w:t>
      </w:r>
    </w:p>
    <w:tbl>
      <w:tblPr>
        <w:tblStyle w:val="PlainTable2"/>
        <w:tblW w:w="9360" w:type="dxa"/>
        <w:tblLook w:val="04A0" w:firstRow="1" w:lastRow="0" w:firstColumn="1" w:lastColumn="0" w:noHBand="0" w:noVBand="1"/>
      </w:tblPr>
      <w:tblGrid>
        <w:gridCol w:w="3885"/>
        <w:gridCol w:w="5475"/>
      </w:tblGrid>
      <w:tr w:rsidR="3B1E09C7" w14:paraId="47CECFDA"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5" w:type="dxa"/>
          </w:tcPr>
          <w:p w14:paraId="3CA4F3B6" w14:textId="398BB273"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Use case name</w:t>
            </w:r>
          </w:p>
        </w:tc>
        <w:tc>
          <w:tcPr>
            <w:tcW w:w="5475" w:type="dxa"/>
          </w:tcPr>
          <w:p w14:paraId="5A2F7299" w14:textId="47318D1C" w:rsidR="3B1E09C7" w:rsidRDefault="7CC5B521" w:rsidP="7CC5B521">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ModifySchedulePayment</w:t>
            </w:r>
            <w:proofErr w:type="spellEnd"/>
          </w:p>
        </w:tc>
      </w:tr>
      <w:tr w:rsidR="3B1E09C7" w14:paraId="66FD9D7D"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5" w:type="dxa"/>
          </w:tcPr>
          <w:p w14:paraId="62AAEDF9" w14:textId="5D9BD5C4"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Participating Actor</w:t>
            </w:r>
          </w:p>
        </w:tc>
        <w:tc>
          <w:tcPr>
            <w:tcW w:w="5475" w:type="dxa"/>
          </w:tcPr>
          <w:p w14:paraId="5431D48D" w14:textId="7B82A3F3"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Initiated by the customer</w:t>
            </w:r>
          </w:p>
        </w:tc>
      </w:tr>
      <w:tr w:rsidR="3B1E09C7" w14:paraId="03104781" w14:textId="77777777" w:rsidTr="7CC5B521">
        <w:tc>
          <w:tcPr>
            <w:cnfStyle w:val="001000000000" w:firstRow="0" w:lastRow="0" w:firstColumn="1" w:lastColumn="0" w:oddVBand="0" w:evenVBand="0" w:oddHBand="0" w:evenHBand="0" w:firstRowFirstColumn="0" w:firstRowLastColumn="0" w:lastRowFirstColumn="0" w:lastRowLastColumn="0"/>
            <w:tcW w:w="3885" w:type="dxa"/>
          </w:tcPr>
          <w:p w14:paraId="48421418" w14:textId="12AD5C9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Flow of Events </w:t>
            </w:r>
          </w:p>
        </w:tc>
        <w:tc>
          <w:tcPr>
            <w:tcW w:w="5475" w:type="dxa"/>
          </w:tcPr>
          <w:p w14:paraId="78AF9FA0" w14:textId="1EF8B5B6" w:rsidR="4F29C669"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1.The customer is updating his/her scheduled payment on a specific day and at specific time and clicks on “Modify payment” button in </w:t>
            </w:r>
            <w:proofErr w:type="spellStart"/>
            <w:r w:rsidRPr="7CC5B521">
              <w:rPr>
                <w:rFonts w:ascii="Times New Roman" w:eastAsia="Times New Roman" w:hAnsi="Times New Roman" w:cs="Times New Roman"/>
                <w:color w:val="000000" w:themeColor="text1"/>
                <w:sz w:val="24"/>
                <w:szCs w:val="24"/>
              </w:rPr>
              <w:t>PaymentReviewWindow</w:t>
            </w:r>
            <w:proofErr w:type="spellEnd"/>
            <w:r w:rsidRPr="7CC5B521">
              <w:rPr>
                <w:rFonts w:ascii="Times New Roman" w:eastAsia="Times New Roman" w:hAnsi="Times New Roman" w:cs="Times New Roman"/>
                <w:color w:val="000000" w:themeColor="text1"/>
                <w:sz w:val="24"/>
                <w:szCs w:val="24"/>
              </w:rPr>
              <w:t>.</w:t>
            </w:r>
          </w:p>
          <w:p w14:paraId="05F5A393" w14:textId="378FC57C"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2. If entered information is correct, The </w:t>
            </w:r>
            <w:proofErr w:type="spellStart"/>
            <w:r w:rsidRPr="7CC5B521">
              <w:rPr>
                <w:rFonts w:ascii="Times New Roman" w:eastAsia="Times New Roman" w:hAnsi="Times New Roman" w:cs="Times New Roman"/>
                <w:color w:val="000000" w:themeColor="text1"/>
                <w:sz w:val="24"/>
                <w:szCs w:val="24"/>
              </w:rPr>
              <w:t>ModifyPaymentControl</w:t>
            </w:r>
            <w:proofErr w:type="spellEnd"/>
            <w:r w:rsidRPr="7CC5B521">
              <w:rPr>
                <w:rFonts w:ascii="Times New Roman" w:eastAsia="Times New Roman" w:hAnsi="Times New Roman" w:cs="Times New Roman"/>
                <w:color w:val="000000" w:themeColor="text1"/>
                <w:sz w:val="24"/>
                <w:szCs w:val="24"/>
              </w:rPr>
              <w:t xml:space="preserve"> object is created.</w:t>
            </w:r>
          </w:p>
          <w:p w14:paraId="412A1C88" w14:textId="661D6F61"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7CC5B521">
              <w:rPr>
                <w:rFonts w:ascii="Times New Roman" w:eastAsia="Times New Roman" w:hAnsi="Times New Roman" w:cs="Times New Roman"/>
                <w:color w:val="000000" w:themeColor="text1"/>
                <w:sz w:val="24"/>
                <w:szCs w:val="24"/>
              </w:rPr>
              <w:t>3.The</w:t>
            </w:r>
            <w:proofErr w:type="gramEnd"/>
            <w:r w:rsidRPr="7CC5B521">
              <w:rPr>
                <w:rFonts w:ascii="Times New Roman" w:eastAsia="Times New Roman" w:hAnsi="Times New Roman" w:cs="Times New Roman"/>
                <w:color w:val="000000" w:themeColor="text1"/>
                <w:sz w:val="24"/>
                <w:szCs w:val="24"/>
              </w:rPr>
              <w:t xml:space="preserve"> </w:t>
            </w:r>
            <w:proofErr w:type="spellStart"/>
            <w:r w:rsidRPr="7CC5B521">
              <w:rPr>
                <w:rFonts w:ascii="Times New Roman" w:eastAsia="Times New Roman" w:hAnsi="Times New Roman" w:cs="Times New Roman"/>
                <w:color w:val="000000" w:themeColor="text1"/>
                <w:sz w:val="24"/>
                <w:szCs w:val="24"/>
              </w:rPr>
              <w:t>ModifyPaymentControl</w:t>
            </w:r>
            <w:proofErr w:type="spellEnd"/>
            <w:r w:rsidRPr="7CC5B521">
              <w:rPr>
                <w:rFonts w:ascii="Times New Roman" w:eastAsia="Times New Roman" w:hAnsi="Times New Roman" w:cs="Times New Roman"/>
                <w:color w:val="000000" w:themeColor="text1"/>
                <w:sz w:val="24"/>
                <w:szCs w:val="24"/>
              </w:rPr>
              <w:t xml:space="preserve"> object creates Payment entity </w:t>
            </w:r>
            <w:proofErr w:type="spellStart"/>
            <w:r w:rsidRPr="7CC5B521">
              <w:rPr>
                <w:rFonts w:ascii="Times New Roman" w:eastAsia="Times New Roman" w:hAnsi="Times New Roman" w:cs="Times New Roman"/>
                <w:color w:val="000000" w:themeColor="text1"/>
                <w:sz w:val="24"/>
                <w:szCs w:val="24"/>
              </w:rPr>
              <w:t>object,the</w:t>
            </w:r>
            <w:proofErr w:type="spellEnd"/>
            <w:r w:rsidRPr="7CC5B521">
              <w:rPr>
                <w:rFonts w:ascii="Times New Roman" w:eastAsia="Times New Roman" w:hAnsi="Times New Roman" w:cs="Times New Roman"/>
                <w:color w:val="000000" w:themeColor="text1"/>
                <w:sz w:val="24"/>
                <w:szCs w:val="24"/>
              </w:rPr>
              <w:t xml:space="preserve"> </w:t>
            </w:r>
            <w:proofErr w:type="spellStart"/>
            <w:r w:rsidRPr="7CC5B521">
              <w:rPr>
                <w:rFonts w:ascii="Times New Roman" w:eastAsia="Times New Roman" w:hAnsi="Times New Roman" w:cs="Times New Roman"/>
                <w:color w:val="000000" w:themeColor="text1"/>
                <w:sz w:val="24"/>
                <w:szCs w:val="24"/>
              </w:rPr>
              <w:t>ModifyPaymentControl</w:t>
            </w:r>
            <w:proofErr w:type="spellEnd"/>
            <w:r w:rsidRPr="7CC5B521">
              <w:rPr>
                <w:rFonts w:ascii="Times New Roman" w:eastAsia="Times New Roman" w:hAnsi="Times New Roman" w:cs="Times New Roman"/>
                <w:color w:val="000000" w:themeColor="text1"/>
                <w:sz w:val="24"/>
                <w:szCs w:val="24"/>
              </w:rPr>
              <w:t xml:space="preserve"> object invokes the </w:t>
            </w:r>
            <w:proofErr w:type="spellStart"/>
            <w:r w:rsidRPr="7CC5B521">
              <w:rPr>
                <w:rFonts w:ascii="Times New Roman" w:eastAsia="Times New Roman" w:hAnsi="Times New Roman" w:cs="Times New Roman"/>
                <w:color w:val="000000" w:themeColor="text1"/>
                <w:sz w:val="24"/>
                <w:szCs w:val="24"/>
              </w:rPr>
              <w:t>updateSchedule</w:t>
            </w:r>
            <w:proofErr w:type="spellEnd"/>
            <w:r w:rsidRPr="7CC5B521">
              <w:rPr>
                <w:rFonts w:ascii="Times New Roman" w:eastAsia="Times New Roman" w:hAnsi="Times New Roman" w:cs="Times New Roman"/>
                <w:color w:val="000000" w:themeColor="text1"/>
                <w:sz w:val="24"/>
                <w:szCs w:val="24"/>
              </w:rPr>
              <w:t xml:space="preserve"> operation to modify scheduled payment. </w:t>
            </w:r>
          </w:p>
          <w:p w14:paraId="70B2A9DB" w14:textId="3582CED4"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4. After the invocation of the </w:t>
            </w:r>
            <w:proofErr w:type="spellStart"/>
            <w:r w:rsidRPr="7CC5B521">
              <w:rPr>
                <w:rFonts w:ascii="Times New Roman" w:eastAsia="Times New Roman" w:hAnsi="Times New Roman" w:cs="Times New Roman"/>
                <w:color w:val="000000" w:themeColor="text1"/>
                <w:sz w:val="24"/>
                <w:szCs w:val="24"/>
              </w:rPr>
              <w:t>updateSchedule</w:t>
            </w:r>
            <w:proofErr w:type="spellEnd"/>
            <w:r w:rsidRPr="7CC5B521">
              <w:rPr>
                <w:rFonts w:ascii="Times New Roman" w:eastAsia="Times New Roman" w:hAnsi="Times New Roman" w:cs="Times New Roman"/>
                <w:color w:val="000000" w:themeColor="text1"/>
                <w:sz w:val="24"/>
                <w:szCs w:val="24"/>
              </w:rPr>
              <w:t xml:space="preserve"> operation, the </w:t>
            </w:r>
            <w:proofErr w:type="spellStart"/>
            <w:r w:rsidRPr="7CC5B521">
              <w:rPr>
                <w:rFonts w:ascii="Times New Roman" w:eastAsia="Times New Roman" w:hAnsi="Times New Roman" w:cs="Times New Roman"/>
                <w:color w:val="000000" w:themeColor="text1"/>
                <w:sz w:val="24"/>
                <w:szCs w:val="24"/>
              </w:rPr>
              <w:t>ModifyPaymentControl</w:t>
            </w:r>
            <w:proofErr w:type="spellEnd"/>
            <w:r w:rsidRPr="7CC5B521">
              <w:rPr>
                <w:rFonts w:ascii="Times New Roman" w:eastAsia="Times New Roman" w:hAnsi="Times New Roman" w:cs="Times New Roman"/>
                <w:color w:val="000000" w:themeColor="text1"/>
                <w:sz w:val="24"/>
                <w:szCs w:val="24"/>
              </w:rPr>
              <w:t xml:space="preserve"> object display “Successful modify payment” upon successful operation or “Unsuccessful modify payment” upon exceeded amount per transaction or “Canceled modify payment” in the </w:t>
            </w:r>
            <w:proofErr w:type="spellStart"/>
            <w:r w:rsidRPr="7CC5B521">
              <w:rPr>
                <w:rFonts w:ascii="Times New Roman" w:eastAsia="Times New Roman" w:hAnsi="Times New Roman" w:cs="Times New Roman"/>
                <w:color w:val="000000" w:themeColor="text1"/>
                <w:sz w:val="24"/>
                <w:szCs w:val="24"/>
              </w:rPr>
              <w:t>ShowResultWindow</w:t>
            </w:r>
            <w:proofErr w:type="spellEnd"/>
            <w:proofErr w:type="gramStart"/>
            <w:r w:rsidRPr="7CC5B521">
              <w:rPr>
                <w:rFonts w:ascii="Times New Roman" w:eastAsia="Times New Roman" w:hAnsi="Times New Roman" w:cs="Times New Roman"/>
                <w:color w:val="000000" w:themeColor="text1"/>
                <w:sz w:val="24"/>
                <w:szCs w:val="24"/>
              </w:rPr>
              <w:t>..</w:t>
            </w:r>
            <w:proofErr w:type="gramEnd"/>
          </w:p>
        </w:tc>
      </w:tr>
      <w:tr w:rsidR="3B1E09C7" w14:paraId="3B00B70C"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5" w:type="dxa"/>
          </w:tcPr>
          <w:p w14:paraId="78FD5717" w14:textId="5F07221C"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 xml:space="preserve">Entry conditions </w:t>
            </w:r>
          </w:p>
        </w:tc>
        <w:tc>
          <w:tcPr>
            <w:tcW w:w="5475" w:type="dxa"/>
          </w:tcPr>
          <w:p w14:paraId="6CA3A044" w14:textId="35F97756" w:rsidR="3B1E09C7" w:rsidRDefault="75C858A6" w:rsidP="75C858A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customer is logged into his/her Online Banking System.</w:t>
            </w:r>
          </w:p>
        </w:tc>
      </w:tr>
      <w:tr w:rsidR="3B1E09C7" w14:paraId="2DF4D9F0" w14:textId="77777777" w:rsidTr="7CC5B521">
        <w:tc>
          <w:tcPr>
            <w:cnfStyle w:val="001000000000" w:firstRow="0" w:lastRow="0" w:firstColumn="1" w:lastColumn="0" w:oddVBand="0" w:evenVBand="0" w:oddHBand="0" w:evenHBand="0" w:firstRowFirstColumn="0" w:firstRowLastColumn="0" w:lastRowFirstColumn="0" w:lastRowLastColumn="0"/>
            <w:tcW w:w="3885" w:type="dxa"/>
          </w:tcPr>
          <w:p w14:paraId="2EDB6A9C" w14:textId="42008C58"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Exit conditions</w:t>
            </w:r>
          </w:p>
        </w:tc>
        <w:tc>
          <w:tcPr>
            <w:tcW w:w="5475" w:type="dxa"/>
          </w:tcPr>
          <w:p w14:paraId="7EAF1237" w14:textId="650E47B0" w:rsidR="3B1E09C7" w:rsidRDefault="75C858A6" w:rsidP="75C858A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online banking system shows “successfully modify the scheduled payment” or “Unsuccessful modify the scheduled payment”.</w:t>
            </w:r>
          </w:p>
        </w:tc>
      </w:tr>
      <w:tr w:rsidR="3B1E09C7" w14:paraId="11125C61"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5" w:type="dxa"/>
          </w:tcPr>
          <w:p w14:paraId="7236D4CE" w14:textId="7FFCF042" w:rsidR="3B1E09C7" w:rsidRDefault="3B1E09C7" w:rsidP="3B1E09C7">
            <w:pPr>
              <w:rPr>
                <w:rFonts w:ascii="Times New Roman" w:eastAsia="Times New Roman" w:hAnsi="Times New Roman" w:cs="Times New Roman"/>
                <w:i/>
                <w:iCs/>
                <w:color w:val="000000" w:themeColor="text1"/>
                <w:sz w:val="24"/>
                <w:szCs w:val="24"/>
              </w:rPr>
            </w:pPr>
            <w:r w:rsidRPr="3B1E09C7">
              <w:rPr>
                <w:rFonts w:ascii="Times New Roman" w:eastAsia="Times New Roman" w:hAnsi="Times New Roman" w:cs="Times New Roman"/>
                <w:i/>
                <w:iCs/>
                <w:color w:val="000000" w:themeColor="text1"/>
                <w:sz w:val="24"/>
                <w:szCs w:val="24"/>
              </w:rPr>
              <w:t>Quality Requirements</w:t>
            </w:r>
          </w:p>
        </w:tc>
        <w:tc>
          <w:tcPr>
            <w:tcW w:w="5475" w:type="dxa"/>
          </w:tcPr>
          <w:p w14:paraId="6D637816" w14:textId="548D68D7"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Process must be done in less than 3 seconds.</w:t>
            </w:r>
          </w:p>
        </w:tc>
      </w:tr>
    </w:tbl>
    <w:p w14:paraId="1A3A62C7" w14:textId="777567D6"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45 Modify Payment Refine Use Case]</w:t>
      </w:r>
    </w:p>
    <w:p w14:paraId="37BEDAFF" w14:textId="2A54F99C" w:rsidR="796F8611" w:rsidRDefault="796F8611" w:rsidP="796F8611">
      <w:pPr>
        <w:jc w:val="both"/>
        <w:rPr>
          <w:rFonts w:ascii="Times New Roman" w:eastAsia="Times New Roman" w:hAnsi="Times New Roman" w:cs="Times New Roman"/>
          <w:b/>
          <w:bCs/>
          <w:color w:val="002060"/>
          <w:sz w:val="24"/>
          <w:szCs w:val="24"/>
          <w:u w:val="single"/>
        </w:rPr>
      </w:pPr>
    </w:p>
    <w:p w14:paraId="7F1AE2EE" w14:textId="77777777" w:rsidR="007F508F" w:rsidRDefault="007F508F" w:rsidP="3B1E09C7">
      <w:pPr>
        <w:jc w:val="both"/>
        <w:rPr>
          <w:rFonts w:ascii="Times New Roman" w:eastAsia="Times New Roman" w:hAnsi="Times New Roman" w:cs="Times New Roman"/>
          <w:b/>
          <w:bCs/>
          <w:color w:val="002060"/>
          <w:sz w:val="24"/>
          <w:szCs w:val="24"/>
          <w:u w:val="single"/>
        </w:rPr>
      </w:pPr>
    </w:p>
    <w:p w14:paraId="7DD335A2" w14:textId="77777777" w:rsidR="007F508F" w:rsidRDefault="007F508F" w:rsidP="3B1E09C7">
      <w:pPr>
        <w:jc w:val="both"/>
        <w:rPr>
          <w:rFonts w:ascii="Times New Roman" w:eastAsia="Times New Roman" w:hAnsi="Times New Roman" w:cs="Times New Roman"/>
          <w:b/>
          <w:bCs/>
          <w:color w:val="002060"/>
          <w:sz w:val="24"/>
          <w:szCs w:val="24"/>
          <w:u w:val="single"/>
        </w:rPr>
      </w:pPr>
    </w:p>
    <w:p w14:paraId="064CF44C" w14:textId="41AF516A"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lastRenderedPageBreak/>
        <w:t>Dynamic Model:</w:t>
      </w:r>
    </w:p>
    <w:p w14:paraId="7DABE8D4" w14:textId="356002D6" w:rsidR="3B1E09C7" w:rsidRDefault="7CC5B521" w:rsidP="7CC5B521">
      <w:pPr>
        <w:jc w:val="both"/>
        <w:rPr>
          <w:rFonts w:ascii="Times New Roman" w:eastAsia="Times New Roman" w:hAnsi="Times New Roman" w:cs="Times New Roman"/>
          <w:b/>
          <w:bCs/>
          <w:color w:val="0070C0"/>
          <w:sz w:val="24"/>
          <w:szCs w:val="24"/>
        </w:rPr>
      </w:pPr>
      <w:r w:rsidRPr="7CC5B521">
        <w:rPr>
          <w:rFonts w:ascii="Times New Roman" w:eastAsia="Times New Roman" w:hAnsi="Times New Roman" w:cs="Times New Roman"/>
          <w:b/>
          <w:bCs/>
          <w:color w:val="0070C0"/>
          <w:sz w:val="24"/>
          <w:szCs w:val="24"/>
        </w:rPr>
        <w:t xml:space="preserve">Sequences Diagram of Modify </w:t>
      </w:r>
      <w:proofErr w:type="spellStart"/>
      <w:r w:rsidRPr="7CC5B521">
        <w:rPr>
          <w:rFonts w:ascii="Times New Roman" w:eastAsia="Times New Roman" w:hAnsi="Times New Roman" w:cs="Times New Roman"/>
          <w:b/>
          <w:bCs/>
          <w:color w:val="0070C0"/>
          <w:sz w:val="24"/>
          <w:szCs w:val="24"/>
        </w:rPr>
        <w:t>Payement</w:t>
      </w:r>
      <w:proofErr w:type="spellEnd"/>
    </w:p>
    <w:p w14:paraId="249C9EB0" w14:textId="4D51DBEA" w:rsidR="796F8611" w:rsidRDefault="796F8611" w:rsidP="796F8611">
      <w:pPr>
        <w:jc w:val="center"/>
      </w:pPr>
      <w:r>
        <w:rPr>
          <w:noProof/>
          <w:lang w:eastAsia="zh-CN"/>
        </w:rPr>
        <w:drawing>
          <wp:inline distT="0" distB="0" distL="0" distR="0" wp14:anchorId="19705EF9" wp14:editId="04F87F2B">
            <wp:extent cx="6563032" cy="4512085"/>
            <wp:effectExtent l="0" t="0" r="0" b="3175"/>
            <wp:docPr id="3369833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68190" cy="4515631"/>
                    </a:xfrm>
                    <a:prstGeom prst="rect">
                      <a:avLst/>
                    </a:prstGeom>
                  </pic:spPr>
                </pic:pic>
              </a:graphicData>
            </a:graphic>
          </wp:inline>
        </w:drawing>
      </w:r>
      <w:r w:rsidR="29B25F8F" w:rsidRPr="29B25F8F">
        <w:rPr>
          <w:rFonts w:ascii="Times New Roman" w:eastAsia="Times New Roman" w:hAnsi="Times New Roman" w:cs="Times New Roman"/>
          <w:b/>
          <w:bCs/>
        </w:rPr>
        <w:t>[Fig 19: Sequence diagram of Modify Payment]</w:t>
      </w:r>
    </w:p>
    <w:p w14:paraId="571CC558" w14:textId="39276244" w:rsidR="29B25F8F" w:rsidRDefault="29B25F8F" w:rsidP="29B25F8F">
      <w:pPr>
        <w:jc w:val="center"/>
        <w:rPr>
          <w:rFonts w:ascii="Times New Roman" w:eastAsia="Times New Roman" w:hAnsi="Times New Roman" w:cs="Times New Roman"/>
          <w:b/>
          <w:bCs/>
        </w:rPr>
      </w:pPr>
    </w:p>
    <w:p w14:paraId="431F3010" w14:textId="77777777" w:rsidR="001E0E08" w:rsidRDefault="001E0E08" w:rsidP="75C858A6">
      <w:pPr>
        <w:jc w:val="both"/>
        <w:rPr>
          <w:rFonts w:ascii="Times New Roman" w:eastAsia="Times New Roman" w:hAnsi="Times New Roman" w:cs="Times New Roman"/>
          <w:b/>
          <w:bCs/>
          <w:color w:val="0070C0"/>
          <w:sz w:val="24"/>
          <w:szCs w:val="24"/>
        </w:rPr>
      </w:pPr>
    </w:p>
    <w:p w14:paraId="0A0B7D23" w14:textId="77777777" w:rsidR="001E0E08" w:rsidRDefault="001E0E08" w:rsidP="75C858A6">
      <w:pPr>
        <w:jc w:val="both"/>
        <w:rPr>
          <w:rFonts w:ascii="Times New Roman" w:eastAsia="Times New Roman" w:hAnsi="Times New Roman" w:cs="Times New Roman"/>
          <w:b/>
          <w:bCs/>
          <w:color w:val="0070C0"/>
          <w:sz w:val="24"/>
          <w:szCs w:val="24"/>
        </w:rPr>
      </w:pPr>
    </w:p>
    <w:p w14:paraId="46BB3C01" w14:textId="77777777" w:rsidR="001E0E08" w:rsidRDefault="001E0E08" w:rsidP="75C858A6">
      <w:pPr>
        <w:jc w:val="both"/>
        <w:rPr>
          <w:rFonts w:ascii="Times New Roman" w:eastAsia="Times New Roman" w:hAnsi="Times New Roman" w:cs="Times New Roman"/>
          <w:b/>
          <w:bCs/>
          <w:color w:val="0070C0"/>
          <w:sz w:val="24"/>
          <w:szCs w:val="24"/>
        </w:rPr>
      </w:pPr>
    </w:p>
    <w:p w14:paraId="0F828FBC" w14:textId="77777777" w:rsidR="001E0E08" w:rsidRDefault="001E0E08" w:rsidP="75C858A6">
      <w:pPr>
        <w:jc w:val="both"/>
        <w:rPr>
          <w:rFonts w:ascii="Times New Roman" w:eastAsia="Times New Roman" w:hAnsi="Times New Roman" w:cs="Times New Roman"/>
          <w:b/>
          <w:bCs/>
          <w:color w:val="0070C0"/>
          <w:sz w:val="24"/>
          <w:szCs w:val="24"/>
        </w:rPr>
      </w:pPr>
    </w:p>
    <w:p w14:paraId="41583A04" w14:textId="77777777" w:rsidR="001E0E08" w:rsidRDefault="001E0E08" w:rsidP="75C858A6">
      <w:pPr>
        <w:jc w:val="both"/>
        <w:rPr>
          <w:rFonts w:ascii="Times New Roman" w:eastAsia="Times New Roman" w:hAnsi="Times New Roman" w:cs="Times New Roman"/>
          <w:b/>
          <w:bCs/>
          <w:color w:val="0070C0"/>
          <w:sz w:val="24"/>
          <w:szCs w:val="24"/>
        </w:rPr>
      </w:pPr>
    </w:p>
    <w:p w14:paraId="185C9C79" w14:textId="77777777" w:rsidR="001E0E08" w:rsidRDefault="001E0E08" w:rsidP="75C858A6">
      <w:pPr>
        <w:jc w:val="both"/>
        <w:rPr>
          <w:rFonts w:ascii="Times New Roman" w:eastAsia="Times New Roman" w:hAnsi="Times New Roman" w:cs="Times New Roman"/>
          <w:b/>
          <w:bCs/>
          <w:color w:val="0070C0"/>
          <w:sz w:val="24"/>
          <w:szCs w:val="24"/>
        </w:rPr>
      </w:pPr>
    </w:p>
    <w:p w14:paraId="28349CC1" w14:textId="77777777" w:rsidR="001E0E08" w:rsidRDefault="001E0E08" w:rsidP="75C858A6">
      <w:pPr>
        <w:jc w:val="both"/>
        <w:rPr>
          <w:rFonts w:ascii="Times New Roman" w:eastAsia="Times New Roman" w:hAnsi="Times New Roman" w:cs="Times New Roman"/>
          <w:b/>
          <w:bCs/>
          <w:color w:val="0070C0"/>
          <w:sz w:val="24"/>
          <w:szCs w:val="24"/>
        </w:rPr>
      </w:pPr>
    </w:p>
    <w:p w14:paraId="2BA535A8" w14:textId="77777777" w:rsidR="001E0E08" w:rsidRDefault="001E0E08" w:rsidP="75C858A6">
      <w:pPr>
        <w:jc w:val="both"/>
        <w:rPr>
          <w:rFonts w:ascii="Times New Roman" w:eastAsia="Times New Roman" w:hAnsi="Times New Roman" w:cs="Times New Roman"/>
          <w:b/>
          <w:bCs/>
          <w:color w:val="0070C0"/>
          <w:sz w:val="24"/>
          <w:szCs w:val="24"/>
        </w:rPr>
      </w:pPr>
    </w:p>
    <w:p w14:paraId="6CBDE30C" w14:textId="77777777" w:rsidR="001E0E08" w:rsidRDefault="001E0E08" w:rsidP="75C858A6">
      <w:pPr>
        <w:jc w:val="both"/>
        <w:rPr>
          <w:rFonts w:ascii="Times New Roman" w:eastAsia="Times New Roman" w:hAnsi="Times New Roman" w:cs="Times New Roman"/>
          <w:b/>
          <w:bCs/>
          <w:color w:val="0070C0"/>
          <w:sz w:val="24"/>
          <w:szCs w:val="24"/>
        </w:rPr>
      </w:pPr>
    </w:p>
    <w:p w14:paraId="3D2BFB70" w14:textId="2A67D75D" w:rsidR="3B1E09C7" w:rsidRDefault="75C858A6" w:rsidP="75C858A6">
      <w:pPr>
        <w:jc w:val="both"/>
        <w:rPr>
          <w:rFonts w:ascii="Times New Roman" w:eastAsia="Times New Roman" w:hAnsi="Times New Roman" w:cs="Times New Roman"/>
          <w:b/>
          <w:bCs/>
          <w:color w:val="0070C0"/>
          <w:sz w:val="24"/>
          <w:szCs w:val="24"/>
        </w:rPr>
      </w:pPr>
      <w:r w:rsidRPr="75C858A6">
        <w:rPr>
          <w:rFonts w:ascii="Times New Roman" w:eastAsia="Times New Roman" w:hAnsi="Times New Roman" w:cs="Times New Roman"/>
          <w:b/>
          <w:bCs/>
          <w:color w:val="0070C0"/>
          <w:sz w:val="24"/>
          <w:szCs w:val="24"/>
        </w:rPr>
        <w:lastRenderedPageBreak/>
        <w:t>State Diagram of Payment entity object</w:t>
      </w:r>
    </w:p>
    <w:p w14:paraId="72ED85A0" w14:textId="4EC839F9" w:rsidR="796F8611" w:rsidRDefault="796F8611" w:rsidP="7500CCF5">
      <w:pPr>
        <w:jc w:val="center"/>
        <w:rPr>
          <w:rFonts w:ascii="Times New Roman" w:eastAsia="Times New Roman" w:hAnsi="Times New Roman" w:cs="Times New Roman"/>
          <w:b/>
          <w:bCs/>
          <w:sz w:val="24"/>
          <w:szCs w:val="24"/>
        </w:rPr>
      </w:pPr>
      <w:r>
        <w:rPr>
          <w:noProof/>
          <w:lang w:eastAsia="zh-CN"/>
        </w:rPr>
        <w:drawing>
          <wp:inline distT="0" distB="0" distL="0" distR="0" wp14:anchorId="2F7B96F4" wp14:editId="2A36A909">
            <wp:extent cx="6057900" cy="2940606"/>
            <wp:effectExtent l="0" t="0" r="0" b="0"/>
            <wp:docPr id="21179335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00" cy="2940606"/>
                    </a:xfrm>
                    <a:prstGeom prst="rect">
                      <a:avLst/>
                    </a:prstGeom>
                  </pic:spPr>
                </pic:pic>
              </a:graphicData>
            </a:graphic>
          </wp:inline>
        </w:drawing>
      </w:r>
      <w:r w:rsidR="29B25F8F" w:rsidRPr="29B25F8F">
        <w:rPr>
          <w:rFonts w:ascii="Times New Roman" w:eastAsia="Times New Roman" w:hAnsi="Times New Roman" w:cs="Times New Roman"/>
          <w:b/>
          <w:bCs/>
        </w:rPr>
        <w:t>[Fig 20: State diagram of Payment]</w:t>
      </w:r>
    </w:p>
    <w:p w14:paraId="10954873" w14:textId="101FAA11" w:rsidR="29B25F8F" w:rsidRDefault="29B25F8F" w:rsidP="29B25F8F">
      <w:pPr>
        <w:jc w:val="center"/>
        <w:rPr>
          <w:rFonts w:ascii="Times New Roman" w:eastAsia="Times New Roman" w:hAnsi="Times New Roman" w:cs="Times New Roman"/>
          <w:b/>
          <w:bCs/>
        </w:rPr>
      </w:pPr>
    </w:p>
    <w:p w14:paraId="0C142C70" w14:textId="34423C69" w:rsidR="3B1E09C7" w:rsidRDefault="1577204D" w:rsidP="1577204D">
      <w:pPr>
        <w:jc w:val="both"/>
        <w:rPr>
          <w:rFonts w:ascii="Times New Roman" w:eastAsia="Times New Roman" w:hAnsi="Times New Roman" w:cs="Times New Roman"/>
          <w:b/>
          <w:bCs/>
          <w:sz w:val="24"/>
          <w:szCs w:val="24"/>
        </w:rPr>
      </w:pPr>
      <w:r w:rsidRPr="1577204D">
        <w:rPr>
          <w:rFonts w:ascii="Times New Roman" w:eastAsia="Times New Roman" w:hAnsi="Times New Roman" w:cs="Times New Roman"/>
          <w:b/>
          <w:bCs/>
          <w:sz w:val="24"/>
          <w:szCs w:val="24"/>
        </w:rPr>
        <w:t>3.10. A customer is able to cancel a payment before its delivery date.</w:t>
      </w:r>
    </w:p>
    <w:p w14:paraId="7F9C73DB" w14:textId="7FBBC144" w:rsidR="75C858A6" w:rsidRDefault="75C858A6" w:rsidP="75C858A6">
      <w:pPr>
        <w:jc w:val="both"/>
        <w:rPr>
          <w:rFonts w:ascii="Times New Roman" w:eastAsia="Times New Roman" w:hAnsi="Times New Roman" w:cs="Times New Roman"/>
          <w:sz w:val="24"/>
          <w:szCs w:val="24"/>
        </w:rPr>
      </w:pPr>
      <w:r w:rsidRPr="75C858A6">
        <w:rPr>
          <w:rFonts w:ascii="Times New Roman" w:eastAsia="Times New Roman" w:hAnsi="Times New Roman" w:cs="Times New Roman"/>
          <w:color w:val="000000" w:themeColor="text1"/>
          <w:sz w:val="24"/>
          <w:szCs w:val="24"/>
        </w:rPr>
        <w:t>Functionality: Customers cancel</w:t>
      </w:r>
      <w:r w:rsidRPr="75C858A6">
        <w:rPr>
          <w:rFonts w:ascii="Times New Roman" w:eastAsia="Times New Roman" w:hAnsi="Times New Roman" w:cs="Times New Roman"/>
          <w:sz w:val="24"/>
          <w:szCs w:val="24"/>
        </w:rPr>
        <w:t xml:space="preserve"> a payment before its delivery date.</w:t>
      </w:r>
    </w:p>
    <w:p w14:paraId="4E43D8B6" w14:textId="4AB57E77" w:rsidR="75C858A6" w:rsidRDefault="75C858A6" w:rsidP="75C858A6">
      <w:pPr>
        <w:jc w:val="both"/>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Functionality name</w:t>
      </w:r>
      <w:r w:rsidRPr="75C858A6">
        <w:rPr>
          <w:rFonts w:ascii="Times New Roman" w:eastAsia="Times New Roman" w:hAnsi="Times New Roman" w:cs="Times New Roman"/>
          <w:b/>
          <w:bCs/>
          <w:color w:val="000000" w:themeColor="text1"/>
          <w:sz w:val="24"/>
          <w:szCs w:val="24"/>
        </w:rPr>
        <w:t>: Cancel Payment</w:t>
      </w:r>
    </w:p>
    <w:p w14:paraId="49C802B2" w14:textId="794C4264"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t>Functional Model:</w:t>
      </w:r>
    </w:p>
    <w:p w14:paraId="41753AAD" w14:textId="20430F78" w:rsidR="3B1E09C7" w:rsidRDefault="796F8611" w:rsidP="3B1E09C7">
      <w:pPr>
        <w:jc w:val="both"/>
        <w:rPr>
          <w:rFonts w:ascii="Times New Roman" w:eastAsia="Times New Roman" w:hAnsi="Times New Roman" w:cs="Times New Roman"/>
          <w:b/>
          <w:bCs/>
          <w:color w:val="0070C0"/>
          <w:sz w:val="24"/>
          <w:szCs w:val="24"/>
        </w:rPr>
      </w:pPr>
      <w:r w:rsidRPr="796F8611">
        <w:rPr>
          <w:rFonts w:ascii="Times New Roman" w:eastAsia="Times New Roman" w:hAnsi="Times New Roman" w:cs="Times New Roman"/>
          <w:b/>
          <w:bCs/>
          <w:color w:val="0070C0"/>
          <w:sz w:val="24"/>
          <w:szCs w:val="24"/>
        </w:rPr>
        <w:t>Scenarios</w:t>
      </w:r>
    </w:p>
    <w:p w14:paraId="458F9964" w14:textId="35BF5300" w:rsidR="796F8611" w:rsidRDefault="29B25F8F" w:rsidP="796F8611">
      <w:pPr>
        <w:spacing w:line="331" w:lineRule="exact"/>
        <w:jc w:val="both"/>
      </w:pPr>
      <w:r w:rsidRPr="29B25F8F">
        <w:rPr>
          <w:rFonts w:ascii="Times New Roman" w:eastAsia="Times New Roman" w:hAnsi="Times New Roman" w:cs="Times New Roman"/>
          <w:b/>
          <w:bCs/>
          <w:color w:val="000000" w:themeColor="text1"/>
          <w:sz w:val="24"/>
          <w:szCs w:val="24"/>
        </w:rPr>
        <w:t>Example 1:</w:t>
      </w:r>
      <w:r w:rsidRPr="29B25F8F">
        <w:rPr>
          <w:rFonts w:ascii="Times New Roman" w:eastAsia="Times New Roman" w:hAnsi="Times New Roman" w:cs="Times New Roman"/>
          <w:color w:val="000000" w:themeColor="text1"/>
          <w:sz w:val="24"/>
          <w:szCs w:val="24"/>
        </w:rPr>
        <w:t xml:space="preserve">  Susan attempt to cancel a payment by entering amount "$200" and date "04/30/2018" at 9 PM. </w:t>
      </w:r>
    </w:p>
    <w:tbl>
      <w:tblPr>
        <w:tblStyle w:val="PlainTable2"/>
        <w:tblW w:w="9360" w:type="dxa"/>
        <w:tblLook w:val="04A0" w:firstRow="1" w:lastRow="0" w:firstColumn="1" w:lastColumn="0" w:noHBand="0" w:noVBand="1"/>
      </w:tblPr>
      <w:tblGrid>
        <w:gridCol w:w="3840"/>
        <w:gridCol w:w="5520"/>
      </w:tblGrid>
      <w:tr w:rsidR="3B1E09C7" w14:paraId="76F67761"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dxa"/>
          </w:tcPr>
          <w:p w14:paraId="7060AC15" w14:textId="398BB273"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Use case name</w:t>
            </w:r>
          </w:p>
        </w:tc>
        <w:tc>
          <w:tcPr>
            <w:tcW w:w="5520" w:type="dxa"/>
          </w:tcPr>
          <w:p w14:paraId="6ED50BC0" w14:textId="24D997C7" w:rsidR="3B1E09C7" w:rsidRDefault="7CC5B521" w:rsidP="7CC5B52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CancelSuccessful:CancelPayment</w:t>
            </w:r>
            <w:proofErr w:type="spellEnd"/>
          </w:p>
        </w:tc>
      </w:tr>
      <w:tr w:rsidR="3B1E09C7" w14:paraId="06E39AF5"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dxa"/>
          </w:tcPr>
          <w:p w14:paraId="18B93F50" w14:textId="5D9BD5C4"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p>
        </w:tc>
        <w:tc>
          <w:tcPr>
            <w:tcW w:w="5520" w:type="dxa"/>
          </w:tcPr>
          <w:p w14:paraId="2DFDE2CA" w14:textId="3491EEB0"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5C858A6">
              <w:rPr>
                <w:rFonts w:ascii="Times New Roman" w:eastAsia="Times New Roman" w:hAnsi="Times New Roman" w:cs="Times New Roman"/>
                <w:color w:val="000000" w:themeColor="text1"/>
                <w:sz w:val="24"/>
                <w:szCs w:val="24"/>
                <w:u w:val="single"/>
              </w:rPr>
              <w:t>Susan: Customer</w:t>
            </w:r>
          </w:p>
        </w:tc>
      </w:tr>
      <w:tr w:rsidR="3B1E09C7" w14:paraId="01E035AA" w14:textId="77777777" w:rsidTr="7CC5B521">
        <w:tc>
          <w:tcPr>
            <w:cnfStyle w:val="001000000000" w:firstRow="0" w:lastRow="0" w:firstColumn="1" w:lastColumn="0" w:oddVBand="0" w:evenVBand="0" w:oddHBand="0" w:evenHBand="0" w:firstRowFirstColumn="0" w:firstRowLastColumn="0" w:lastRowFirstColumn="0" w:lastRowLastColumn="0"/>
            <w:tcW w:w="3840" w:type="dxa"/>
          </w:tcPr>
          <w:p w14:paraId="7E988677" w14:textId="12AD5C9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Flow of Events </w:t>
            </w:r>
          </w:p>
        </w:tc>
        <w:tc>
          <w:tcPr>
            <w:tcW w:w="5520" w:type="dxa"/>
          </w:tcPr>
          <w:p w14:paraId="2026809B" w14:textId="4CEA5BF5" w:rsidR="3B1E09C7" w:rsidRDefault="29B25F8F" w:rsidP="5D7DB914">
            <w:pPr>
              <w:spacing w:line="331" w:lineRule="exact"/>
              <w:cnfStyle w:val="000000000000" w:firstRow="0" w:lastRow="0" w:firstColumn="0" w:lastColumn="0" w:oddVBand="0" w:evenVBand="0" w:oddHBand="0" w:evenHBand="0" w:firstRowFirstColumn="0" w:firstRowLastColumn="0" w:lastRowFirstColumn="0" w:lastRowLastColumn="0"/>
            </w:pPr>
            <w:r w:rsidRPr="29B25F8F">
              <w:rPr>
                <w:rFonts w:ascii="Times New Roman" w:eastAsia="Times New Roman" w:hAnsi="Times New Roman" w:cs="Times New Roman"/>
                <w:color w:val="000000" w:themeColor="text1"/>
                <w:sz w:val="24"/>
                <w:szCs w:val="24"/>
              </w:rPr>
              <w:t xml:space="preserve">1. On a payment overview page, Susan activates the “cancel payment” functionality by clicking on the “Cancel Payment” button to cancel scheduled payment which has </w:t>
            </w:r>
            <w:proofErr w:type="spellStart"/>
            <w:r w:rsidRPr="29B25F8F">
              <w:rPr>
                <w:rFonts w:ascii="Times New Roman" w:eastAsia="Times New Roman" w:hAnsi="Times New Roman" w:cs="Times New Roman"/>
                <w:color w:val="000000" w:themeColor="text1"/>
                <w:sz w:val="24"/>
                <w:szCs w:val="24"/>
              </w:rPr>
              <w:t>PaymentID</w:t>
            </w:r>
            <w:proofErr w:type="spellEnd"/>
            <w:r w:rsidRPr="29B25F8F">
              <w:rPr>
                <w:rFonts w:ascii="Times New Roman" w:eastAsia="Times New Roman" w:hAnsi="Times New Roman" w:cs="Times New Roman"/>
                <w:color w:val="000000" w:themeColor="text1"/>
                <w:sz w:val="24"/>
                <w:szCs w:val="24"/>
              </w:rPr>
              <w:t xml:space="preserve"> p1111, </w:t>
            </w:r>
            <w:proofErr w:type="spellStart"/>
            <w:r w:rsidRPr="29B25F8F">
              <w:rPr>
                <w:rFonts w:ascii="Times New Roman" w:eastAsia="Times New Roman" w:hAnsi="Times New Roman" w:cs="Times New Roman"/>
                <w:color w:val="000000" w:themeColor="text1"/>
                <w:sz w:val="24"/>
                <w:szCs w:val="24"/>
              </w:rPr>
              <w:t>CheckingAccNu</w:t>
            </w:r>
            <w:proofErr w:type="spellEnd"/>
            <w:r w:rsidRPr="29B25F8F">
              <w:rPr>
                <w:rFonts w:ascii="Times New Roman" w:eastAsia="Times New Roman" w:hAnsi="Times New Roman" w:cs="Times New Roman"/>
                <w:color w:val="000000" w:themeColor="text1"/>
                <w:sz w:val="24"/>
                <w:szCs w:val="24"/>
              </w:rPr>
              <w:t xml:space="preserve"> 123456600, Amount $200, </w:t>
            </w:r>
            <w:proofErr w:type="spellStart"/>
            <w:r w:rsidRPr="29B25F8F">
              <w:rPr>
                <w:rFonts w:ascii="Times New Roman" w:eastAsia="Times New Roman" w:hAnsi="Times New Roman" w:cs="Times New Roman"/>
                <w:color w:val="000000" w:themeColor="text1"/>
                <w:sz w:val="24"/>
                <w:szCs w:val="24"/>
              </w:rPr>
              <w:t>payeeID</w:t>
            </w:r>
            <w:proofErr w:type="spellEnd"/>
            <w:r w:rsidRPr="29B25F8F">
              <w:rPr>
                <w:rFonts w:ascii="Times New Roman" w:eastAsia="Times New Roman" w:hAnsi="Times New Roman" w:cs="Times New Roman"/>
                <w:color w:val="000000" w:themeColor="text1"/>
                <w:sz w:val="24"/>
                <w:szCs w:val="24"/>
              </w:rPr>
              <w:t xml:space="preserve"> Tom12, </w:t>
            </w:r>
            <w:proofErr w:type="spellStart"/>
            <w:r w:rsidRPr="29B25F8F">
              <w:rPr>
                <w:rFonts w:ascii="Times New Roman" w:eastAsia="Times New Roman" w:hAnsi="Times New Roman" w:cs="Times New Roman"/>
                <w:color w:val="000000" w:themeColor="text1"/>
                <w:sz w:val="24"/>
                <w:szCs w:val="24"/>
              </w:rPr>
              <w:t>PayeeAccountNu</w:t>
            </w:r>
            <w:proofErr w:type="spellEnd"/>
            <w:r w:rsidRPr="29B25F8F">
              <w:rPr>
                <w:rFonts w:ascii="Times New Roman" w:eastAsia="Times New Roman" w:hAnsi="Times New Roman" w:cs="Times New Roman"/>
                <w:color w:val="000000" w:themeColor="text1"/>
                <w:sz w:val="24"/>
                <w:szCs w:val="24"/>
              </w:rPr>
              <w:t xml:space="preserve"> 123456789, Payment Delivery Date 04/30/2018.</w:t>
            </w:r>
          </w:p>
          <w:p w14:paraId="518E271A" w14:textId="6D854651"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2.Susan gets redirected to the confirmation page, where Susan clicks on “Confirm Cancel” button.</w:t>
            </w:r>
          </w:p>
          <w:p w14:paraId="656A3B42" w14:textId="2FA88B21"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lastRenderedPageBreak/>
              <w:t>3. The system displays ‘successful cancel payment’ on the screen.</w:t>
            </w:r>
          </w:p>
        </w:tc>
      </w:tr>
    </w:tbl>
    <w:p w14:paraId="4E430087" w14:textId="23FDCAF5"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lastRenderedPageBreak/>
        <w:t>[Table: 46 Cancel Payment Successful Scenario]</w:t>
      </w:r>
    </w:p>
    <w:p w14:paraId="6A9BDC7D" w14:textId="320EFA9C" w:rsidR="796F8611" w:rsidRDefault="796F8611" w:rsidP="796F8611">
      <w:pPr>
        <w:jc w:val="center"/>
        <w:rPr>
          <w:rFonts w:ascii="Times New Roman" w:eastAsia="Times New Roman" w:hAnsi="Times New Roman" w:cs="Times New Roman"/>
          <w:b/>
          <w:bCs/>
          <w:sz w:val="20"/>
          <w:szCs w:val="20"/>
        </w:rPr>
      </w:pPr>
    </w:p>
    <w:p w14:paraId="606C5C25" w14:textId="408CB655" w:rsidR="796F8611" w:rsidRDefault="29B25F8F" w:rsidP="796F8611">
      <w:pPr>
        <w:jc w:val="both"/>
      </w:pPr>
      <w:r w:rsidRPr="29B25F8F">
        <w:rPr>
          <w:rFonts w:ascii="Times New Roman" w:eastAsia="Times New Roman" w:hAnsi="Times New Roman" w:cs="Times New Roman"/>
          <w:b/>
          <w:bCs/>
          <w:color w:val="000000" w:themeColor="text1"/>
          <w:sz w:val="24"/>
          <w:szCs w:val="24"/>
        </w:rPr>
        <w:t>Example 2:</w:t>
      </w:r>
      <w:r w:rsidRPr="29B25F8F">
        <w:rPr>
          <w:rFonts w:ascii="Times New Roman" w:eastAsia="Times New Roman" w:hAnsi="Times New Roman" w:cs="Times New Roman"/>
          <w:color w:val="000000" w:themeColor="text1"/>
          <w:sz w:val="24"/>
          <w:szCs w:val="24"/>
        </w:rPr>
        <w:t xml:space="preserve">  Susan attempt to cancel a payment by entering amount "$200" and date "04/30/2018" at 9 PM.</w:t>
      </w:r>
    </w:p>
    <w:tbl>
      <w:tblPr>
        <w:tblStyle w:val="PlainTable2"/>
        <w:tblW w:w="9360" w:type="dxa"/>
        <w:tblLook w:val="04A0" w:firstRow="1" w:lastRow="0" w:firstColumn="1" w:lastColumn="0" w:noHBand="0" w:noVBand="1"/>
      </w:tblPr>
      <w:tblGrid>
        <w:gridCol w:w="3705"/>
        <w:gridCol w:w="5655"/>
      </w:tblGrid>
      <w:tr w:rsidR="3B1E09C7" w14:paraId="09D895EB"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5" w:type="dxa"/>
          </w:tcPr>
          <w:p w14:paraId="4D3A736E" w14:textId="398BB273"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Use case name</w:t>
            </w:r>
          </w:p>
        </w:tc>
        <w:tc>
          <w:tcPr>
            <w:tcW w:w="5655" w:type="dxa"/>
          </w:tcPr>
          <w:p w14:paraId="7046FB98" w14:textId="2C65B4CB" w:rsidR="3B1E09C7" w:rsidRDefault="7CC5B521" w:rsidP="7CC5B52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CancelUnsuccessful:CancelPayment</w:t>
            </w:r>
            <w:proofErr w:type="spellEnd"/>
          </w:p>
        </w:tc>
      </w:tr>
      <w:tr w:rsidR="3B1E09C7" w14:paraId="5809A331"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5" w:type="dxa"/>
          </w:tcPr>
          <w:p w14:paraId="0A1BEFF5" w14:textId="5D9BD5C4"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p>
        </w:tc>
        <w:tc>
          <w:tcPr>
            <w:tcW w:w="5655" w:type="dxa"/>
          </w:tcPr>
          <w:p w14:paraId="108D1EF7" w14:textId="7FB4B307"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5C858A6">
              <w:rPr>
                <w:rFonts w:ascii="Times New Roman" w:eastAsia="Times New Roman" w:hAnsi="Times New Roman" w:cs="Times New Roman"/>
                <w:color w:val="000000" w:themeColor="text1"/>
                <w:sz w:val="24"/>
                <w:szCs w:val="24"/>
                <w:u w:val="single"/>
              </w:rPr>
              <w:t>Susan: Customer</w:t>
            </w:r>
          </w:p>
        </w:tc>
      </w:tr>
      <w:tr w:rsidR="3B1E09C7" w14:paraId="69D97CF0" w14:textId="77777777" w:rsidTr="7CC5B521">
        <w:tc>
          <w:tcPr>
            <w:cnfStyle w:val="001000000000" w:firstRow="0" w:lastRow="0" w:firstColumn="1" w:lastColumn="0" w:oddVBand="0" w:evenVBand="0" w:oddHBand="0" w:evenHBand="0" w:firstRowFirstColumn="0" w:firstRowLastColumn="0" w:lastRowFirstColumn="0" w:lastRowLastColumn="0"/>
            <w:tcW w:w="3705" w:type="dxa"/>
          </w:tcPr>
          <w:p w14:paraId="237CD1EB" w14:textId="12AD5C9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Flow of Events </w:t>
            </w:r>
          </w:p>
        </w:tc>
        <w:tc>
          <w:tcPr>
            <w:tcW w:w="5655" w:type="dxa"/>
          </w:tcPr>
          <w:p w14:paraId="62B9E343" w14:textId="4D16DF54" w:rsidR="3B1E09C7" w:rsidRDefault="29B25F8F" w:rsidP="29B25F8F">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color w:val="000000" w:themeColor="text1"/>
                <w:sz w:val="24"/>
                <w:szCs w:val="24"/>
              </w:rPr>
              <w:t xml:space="preserve">1. On a payment overview page, Susan activates the “cancel payment” functionality by clicking on the “Cancel Payment” button to cancel the scheduled payment which has </w:t>
            </w:r>
            <w:proofErr w:type="spellStart"/>
            <w:r w:rsidRPr="29B25F8F">
              <w:rPr>
                <w:rFonts w:ascii="Times New Roman" w:eastAsia="Times New Roman" w:hAnsi="Times New Roman" w:cs="Times New Roman"/>
                <w:color w:val="000000" w:themeColor="text1"/>
                <w:sz w:val="24"/>
                <w:szCs w:val="24"/>
              </w:rPr>
              <w:t>PaymentID</w:t>
            </w:r>
            <w:proofErr w:type="spellEnd"/>
            <w:r w:rsidRPr="29B25F8F">
              <w:rPr>
                <w:rFonts w:ascii="Times New Roman" w:eastAsia="Times New Roman" w:hAnsi="Times New Roman" w:cs="Times New Roman"/>
                <w:color w:val="000000" w:themeColor="text1"/>
                <w:sz w:val="24"/>
                <w:szCs w:val="24"/>
              </w:rPr>
              <w:t xml:space="preserve"> p1111, </w:t>
            </w:r>
            <w:proofErr w:type="spellStart"/>
            <w:r w:rsidRPr="29B25F8F">
              <w:rPr>
                <w:rFonts w:ascii="Times New Roman" w:eastAsia="Times New Roman" w:hAnsi="Times New Roman" w:cs="Times New Roman"/>
                <w:color w:val="000000" w:themeColor="text1"/>
                <w:sz w:val="24"/>
                <w:szCs w:val="24"/>
              </w:rPr>
              <w:t>CheckingAccNu</w:t>
            </w:r>
            <w:proofErr w:type="spellEnd"/>
            <w:r w:rsidRPr="29B25F8F">
              <w:rPr>
                <w:rFonts w:ascii="Times New Roman" w:eastAsia="Times New Roman" w:hAnsi="Times New Roman" w:cs="Times New Roman"/>
                <w:color w:val="000000" w:themeColor="text1"/>
                <w:sz w:val="24"/>
                <w:szCs w:val="24"/>
              </w:rPr>
              <w:t xml:space="preserve"> 123456600, Amount $200, </w:t>
            </w:r>
            <w:proofErr w:type="spellStart"/>
            <w:r w:rsidRPr="29B25F8F">
              <w:rPr>
                <w:rFonts w:ascii="Times New Roman" w:eastAsia="Times New Roman" w:hAnsi="Times New Roman" w:cs="Times New Roman"/>
                <w:color w:val="000000" w:themeColor="text1"/>
                <w:sz w:val="24"/>
                <w:szCs w:val="24"/>
              </w:rPr>
              <w:t>payeeID</w:t>
            </w:r>
            <w:proofErr w:type="spellEnd"/>
            <w:r w:rsidRPr="29B25F8F">
              <w:rPr>
                <w:rFonts w:ascii="Times New Roman" w:eastAsia="Times New Roman" w:hAnsi="Times New Roman" w:cs="Times New Roman"/>
                <w:color w:val="000000" w:themeColor="text1"/>
                <w:sz w:val="24"/>
                <w:szCs w:val="24"/>
              </w:rPr>
              <w:t xml:space="preserve"> Tom12, </w:t>
            </w:r>
            <w:proofErr w:type="spellStart"/>
            <w:r w:rsidRPr="29B25F8F">
              <w:rPr>
                <w:rFonts w:ascii="Times New Roman" w:eastAsia="Times New Roman" w:hAnsi="Times New Roman" w:cs="Times New Roman"/>
                <w:color w:val="000000" w:themeColor="text1"/>
                <w:sz w:val="24"/>
                <w:szCs w:val="24"/>
              </w:rPr>
              <w:t>PayeeAccountNu</w:t>
            </w:r>
            <w:proofErr w:type="spellEnd"/>
            <w:r w:rsidRPr="29B25F8F">
              <w:rPr>
                <w:rFonts w:ascii="Times New Roman" w:eastAsia="Times New Roman" w:hAnsi="Times New Roman" w:cs="Times New Roman"/>
                <w:color w:val="000000" w:themeColor="text1"/>
                <w:sz w:val="24"/>
                <w:szCs w:val="24"/>
              </w:rPr>
              <w:t xml:space="preserve"> 123456789, </w:t>
            </w:r>
            <w:proofErr w:type="spellStart"/>
            <w:r w:rsidRPr="29B25F8F">
              <w:rPr>
                <w:rFonts w:ascii="Times New Roman" w:eastAsia="Times New Roman" w:hAnsi="Times New Roman" w:cs="Times New Roman"/>
                <w:color w:val="000000" w:themeColor="text1"/>
                <w:sz w:val="24"/>
                <w:szCs w:val="24"/>
              </w:rPr>
              <w:t>PaymentDate</w:t>
            </w:r>
            <w:proofErr w:type="spellEnd"/>
            <w:r w:rsidRPr="29B25F8F">
              <w:rPr>
                <w:rFonts w:ascii="Times New Roman" w:eastAsia="Times New Roman" w:hAnsi="Times New Roman" w:cs="Times New Roman"/>
                <w:color w:val="000000" w:themeColor="text1"/>
                <w:sz w:val="24"/>
                <w:szCs w:val="24"/>
              </w:rPr>
              <w:t xml:space="preserve"> 04/30/2018.</w:t>
            </w:r>
          </w:p>
          <w:p w14:paraId="2C98B84F" w14:textId="69507483"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2.Susan is redirected to the confirmation page, where Susan clicks on “Confirm Cancel” button.</w:t>
            </w:r>
          </w:p>
          <w:p w14:paraId="5618064B" w14:textId="2724F976"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3. The system displays ‘unsuccessful message’ on the screen.</w:t>
            </w:r>
          </w:p>
        </w:tc>
      </w:tr>
    </w:tbl>
    <w:p w14:paraId="3533C94C" w14:textId="7A5F6B32" w:rsidR="796F8611" w:rsidRDefault="29B25F8F" w:rsidP="7500CCF5">
      <w:pPr>
        <w:jc w:val="center"/>
        <w:rPr>
          <w:rFonts w:ascii="Times New Roman" w:eastAsia="Times New Roman" w:hAnsi="Times New Roman" w:cs="Times New Roman"/>
          <w:b/>
          <w:bCs/>
        </w:rPr>
      </w:pPr>
      <w:r w:rsidRPr="29B25F8F">
        <w:rPr>
          <w:rFonts w:ascii="Times New Roman" w:eastAsia="Times New Roman" w:hAnsi="Times New Roman" w:cs="Times New Roman"/>
          <w:b/>
          <w:bCs/>
        </w:rPr>
        <w:t>[Table: 47 Cancel Payment Unsuccessful Scenario]</w:t>
      </w:r>
    </w:p>
    <w:p w14:paraId="32517208" w14:textId="161D162C" w:rsidR="29B25F8F" w:rsidRDefault="29B25F8F" w:rsidP="29B25F8F">
      <w:pPr>
        <w:jc w:val="center"/>
        <w:rPr>
          <w:rFonts w:ascii="Times New Roman" w:eastAsia="Times New Roman" w:hAnsi="Times New Roman" w:cs="Times New Roman"/>
          <w:b/>
          <w:bCs/>
        </w:rPr>
      </w:pPr>
    </w:p>
    <w:p w14:paraId="1EC0E54B" w14:textId="186E6C43" w:rsidR="796F8611" w:rsidRDefault="29B25F8F" w:rsidP="796F8611">
      <w:pPr>
        <w:jc w:val="both"/>
      </w:pPr>
      <w:r w:rsidRPr="29B25F8F">
        <w:rPr>
          <w:rFonts w:ascii="Times New Roman" w:eastAsia="Times New Roman" w:hAnsi="Times New Roman" w:cs="Times New Roman"/>
          <w:b/>
          <w:bCs/>
          <w:color w:val="000000" w:themeColor="text1"/>
          <w:sz w:val="24"/>
          <w:szCs w:val="24"/>
        </w:rPr>
        <w:t>Example 3:</w:t>
      </w:r>
      <w:r w:rsidRPr="29B25F8F">
        <w:rPr>
          <w:rFonts w:ascii="Times New Roman" w:eastAsia="Times New Roman" w:hAnsi="Times New Roman" w:cs="Times New Roman"/>
          <w:color w:val="000000" w:themeColor="text1"/>
          <w:sz w:val="24"/>
          <w:szCs w:val="24"/>
        </w:rPr>
        <w:t xml:space="preserve">  Susan attempt to cancel a payment by entering amount "$200" and date "04/30/2018" at 9 PM.</w:t>
      </w:r>
    </w:p>
    <w:tbl>
      <w:tblPr>
        <w:tblStyle w:val="PlainTable2"/>
        <w:tblW w:w="9360" w:type="dxa"/>
        <w:tblLook w:val="04A0" w:firstRow="1" w:lastRow="0" w:firstColumn="1" w:lastColumn="0" w:noHBand="0" w:noVBand="1"/>
      </w:tblPr>
      <w:tblGrid>
        <w:gridCol w:w="3600"/>
        <w:gridCol w:w="5760"/>
      </w:tblGrid>
      <w:tr w:rsidR="3B1E09C7" w14:paraId="1FD8A506"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79B3F487" w14:textId="398BB273"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Use case name</w:t>
            </w:r>
          </w:p>
        </w:tc>
        <w:tc>
          <w:tcPr>
            <w:tcW w:w="5760" w:type="dxa"/>
          </w:tcPr>
          <w:p w14:paraId="21784F9B" w14:textId="5B7EE848" w:rsidR="3B1E09C7" w:rsidRDefault="7CC5B521" w:rsidP="7CC5B52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Cancel:CancelPayment</w:t>
            </w:r>
            <w:proofErr w:type="spellEnd"/>
          </w:p>
        </w:tc>
      </w:tr>
      <w:tr w:rsidR="3B1E09C7" w14:paraId="2979F809"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07439EBC" w14:textId="5D9BD5C4"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p>
        </w:tc>
        <w:tc>
          <w:tcPr>
            <w:tcW w:w="5760" w:type="dxa"/>
          </w:tcPr>
          <w:p w14:paraId="61323B50" w14:textId="54D58EA5"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5C858A6">
              <w:rPr>
                <w:rFonts w:ascii="Times New Roman" w:eastAsia="Times New Roman" w:hAnsi="Times New Roman" w:cs="Times New Roman"/>
                <w:color w:val="000000" w:themeColor="text1"/>
                <w:sz w:val="24"/>
                <w:szCs w:val="24"/>
                <w:u w:val="single"/>
              </w:rPr>
              <w:t>Susan: Customer</w:t>
            </w:r>
          </w:p>
        </w:tc>
      </w:tr>
      <w:tr w:rsidR="3B1E09C7" w14:paraId="3C1B8DEB" w14:textId="77777777" w:rsidTr="7CC5B521">
        <w:tc>
          <w:tcPr>
            <w:cnfStyle w:val="001000000000" w:firstRow="0" w:lastRow="0" w:firstColumn="1" w:lastColumn="0" w:oddVBand="0" w:evenVBand="0" w:oddHBand="0" w:evenHBand="0" w:firstRowFirstColumn="0" w:firstRowLastColumn="0" w:lastRowFirstColumn="0" w:lastRowLastColumn="0"/>
            <w:tcW w:w="3600" w:type="dxa"/>
          </w:tcPr>
          <w:p w14:paraId="3A7F0202" w14:textId="12AD5C9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Flow of Events </w:t>
            </w:r>
          </w:p>
        </w:tc>
        <w:tc>
          <w:tcPr>
            <w:tcW w:w="5760" w:type="dxa"/>
          </w:tcPr>
          <w:p w14:paraId="6F990CFA" w14:textId="3BCA6C04" w:rsidR="3B1E09C7" w:rsidRDefault="29B25F8F" w:rsidP="29B25F8F">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color w:val="000000" w:themeColor="text1"/>
                <w:sz w:val="24"/>
                <w:szCs w:val="24"/>
              </w:rPr>
              <w:t xml:space="preserve">1. On the payment overview page, Susan activates the “cancel payment” functionality by clicking on the “Cancel Payment” button to cancel scheduled payment which has </w:t>
            </w:r>
            <w:proofErr w:type="spellStart"/>
            <w:r w:rsidRPr="29B25F8F">
              <w:rPr>
                <w:rFonts w:ascii="Times New Roman" w:eastAsia="Times New Roman" w:hAnsi="Times New Roman" w:cs="Times New Roman"/>
                <w:color w:val="000000" w:themeColor="text1"/>
                <w:sz w:val="24"/>
                <w:szCs w:val="24"/>
              </w:rPr>
              <w:t>PaymentID</w:t>
            </w:r>
            <w:proofErr w:type="spellEnd"/>
            <w:r w:rsidRPr="29B25F8F">
              <w:rPr>
                <w:rFonts w:ascii="Times New Roman" w:eastAsia="Times New Roman" w:hAnsi="Times New Roman" w:cs="Times New Roman"/>
                <w:color w:val="000000" w:themeColor="text1"/>
                <w:sz w:val="24"/>
                <w:szCs w:val="24"/>
              </w:rPr>
              <w:t xml:space="preserve"> p1111, </w:t>
            </w:r>
            <w:proofErr w:type="spellStart"/>
            <w:r w:rsidRPr="29B25F8F">
              <w:rPr>
                <w:rFonts w:ascii="Times New Roman" w:eastAsia="Times New Roman" w:hAnsi="Times New Roman" w:cs="Times New Roman"/>
                <w:color w:val="000000" w:themeColor="text1"/>
                <w:sz w:val="24"/>
                <w:szCs w:val="24"/>
              </w:rPr>
              <w:t>CheckingAccNu</w:t>
            </w:r>
            <w:proofErr w:type="spellEnd"/>
            <w:r w:rsidRPr="29B25F8F">
              <w:rPr>
                <w:rFonts w:ascii="Times New Roman" w:eastAsia="Times New Roman" w:hAnsi="Times New Roman" w:cs="Times New Roman"/>
                <w:color w:val="000000" w:themeColor="text1"/>
                <w:sz w:val="24"/>
                <w:szCs w:val="24"/>
              </w:rPr>
              <w:t xml:space="preserve"> 123456600, Amount $200, </w:t>
            </w:r>
            <w:proofErr w:type="spellStart"/>
            <w:r w:rsidRPr="29B25F8F">
              <w:rPr>
                <w:rFonts w:ascii="Times New Roman" w:eastAsia="Times New Roman" w:hAnsi="Times New Roman" w:cs="Times New Roman"/>
                <w:color w:val="000000" w:themeColor="text1"/>
                <w:sz w:val="24"/>
                <w:szCs w:val="24"/>
              </w:rPr>
              <w:t>payeeID</w:t>
            </w:r>
            <w:proofErr w:type="spellEnd"/>
            <w:r w:rsidRPr="29B25F8F">
              <w:rPr>
                <w:rFonts w:ascii="Times New Roman" w:eastAsia="Times New Roman" w:hAnsi="Times New Roman" w:cs="Times New Roman"/>
                <w:color w:val="000000" w:themeColor="text1"/>
                <w:sz w:val="24"/>
                <w:szCs w:val="24"/>
              </w:rPr>
              <w:t xml:space="preserve"> Tom12, </w:t>
            </w:r>
            <w:proofErr w:type="spellStart"/>
            <w:r w:rsidRPr="29B25F8F">
              <w:rPr>
                <w:rFonts w:ascii="Times New Roman" w:eastAsia="Times New Roman" w:hAnsi="Times New Roman" w:cs="Times New Roman"/>
                <w:color w:val="000000" w:themeColor="text1"/>
                <w:sz w:val="24"/>
                <w:szCs w:val="24"/>
              </w:rPr>
              <w:t>PayeeAccountNu</w:t>
            </w:r>
            <w:proofErr w:type="spellEnd"/>
            <w:r w:rsidRPr="29B25F8F">
              <w:rPr>
                <w:rFonts w:ascii="Times New Roman" w:eastAsia="Times New Roman" w:hAnsi="Times New Roman" w:cs="Times New Roman"/>
                <w:color w:val="000000" w:themeColor="text1"/>
                <w:sz w:val="24"/>
                <w:szCs w:val="24"/>
              </w:rPr>
              <w:t xml:space="preserve"> 123456789, </w:t>
            </w:r>
            <w:proofErr w:type="spellStart"/>
            <w:r w:rsidRPr="29B25F8F">
              <w:rPr>
                <w:rFonts w:ascii="Times New Roman" w:eastAsia="Times New Roman" w:hAnsi="Times New Roman" w:cs="Times New Roman"/>
                <w:color w:val="000000" w:themeColor="text1"/>
                <w:sz w:val="24"/>
                <w:szCs w:val="24"/>
              </w:rPr>
              <w:t>PaymentDate</w:t>
            </w:r>
            <w:proofErr w:type="spellEnd"/>
            <w:r w:rsidRPr="29B25F8F">
              <w:rPr>
                <w:rFonts w:ascii="Times New Roman" w:eastAsia="Times New Roman" w:hAnsi="Times New Roman" w:cs="Times New Roman"/>
                <w:color w:val="000000" w:themeColor="text1"/>
                <w:sz w:val="24"/>
                <w:szCs w:val="24"/>
              </w:rPr>
              <w:t xml:space="preserve"> 04/30/2018.</w:t>
            </w:r>
          </w:p>
          <w:p w14:paraId="63E1E797" w14:textId="78EF0980"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2.Susan is redirected to the confirmation page, where Susan clicks on “Don’t Cancel” button to exit the Cancel Payment operation.</w:t>
            </w:r>
          </w:p>
        </w:tc>
      </w:tr>
    </w:tbl>
    <w:p w14:paraId="6C113DE3" w14:textId="5D2C3602" w:rsidR="007F508F" w:rsidRPr="00954F1E" w:rsidRDefault="7500CCF5" w:rsidP="00954F1E">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48 Cancel Payment Cancel Scenario]</w:t>
      </w:r>
    </w:p>
    <w:p w14:paraId="59863DE1" w14:textId="33C372A0"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Initial Use case</w:t>
      </w:r>
    </w:p>
    <w:tbl>
      <w:tblPr>
        <w:tblStyle w:val="PlainTable2"/>
        <w:tblW w:w="9360" w:type="dxa"/>
        <w:tblLook w:val="04A0" w:firstRow="1" w:lastRow="0" w:firstColumn="1" w:lastColumn="0" w:noHBand="0" w:noVBand="1"/>
      </w:tblPr>
      <w:tblGrid>
        <w:gridCol w:w="3465"/>
        <w:gridCol w:w="5895"/>
      </w:tblGrid>
      <w:tr w:rsidR="3B1E09C7" w14:paraId="6EC4CE5F"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5" w:type="dxa"/>
          </w:tcPr>
          <w:p w14:paraId="00BE05D0" w14:textId="398BB273"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lastRenderedPageBreak/>
              <w:t>Use case name</w:t>
            </w:r>
          </w:p>
        </w:tc>
        <w:tc>
          <w:tcPr>
            <w:tcW w:w="5895" w:type="dxa"/>
          </w:tcPr>
          <w:p w14:paraId="5D4A1FF1" w14:textId="55A15A04" w:rsidR="3B1E09C7" w:rsidRDefault="7CC5B521" w:rsidP="7CC5B521">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CancelPayment</w:t>
            </w:r>
            <w:proofErr w:type="spellEnd"/>
          </w:p>
        </w:tc>
      </w:tr>
      <w:tr w:rsidR="3B1E09C7" w14:paraId="287B3DBD"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5" w:type="dxa"/>
          </w:tcPr>
          <w:p w14:paraId="6497AC33" w14:textId="5D9BD5C4"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p>
        </w:tc>
        <w:tc>
          <w:tcPr>
            <w:tcW w:w="5895" w:type="dxa"/>
          </w:tcPr>
          <w:p w14:paraId="06A9BA72" w14:textId="165A7F1F"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Initiated by a customer</w:t>
            </w:r>
          </w:p>
        </w:tc>
      </w:tr>
      <w:tr w:rsidR="3B1E09C7" w14:paraId="45D0E0CC" w14:textId="77777777" w:rsidTr="7CC5B521">
        <w:tc>
          <w:tcPr>
            <w:cnfStyle w:val="001000000000" w:firstRow="0" w:lastRow="0" w:firstColumn="1" w:lastColumn="0" w:oddVBand="0" w:evenVBand="0" w:oddHBand="0" w:evenHBand="0" w:firstRowFirstColumn="0" w:firstRowLastColumn="0" w:lastRowFirstColumn="0" w:lastRowLastColumn="0"/>
            <w:tcW w:w="3465" w:type="dxa"/>
          </w:tcPr>
          <w:p w14:paraId="6639E552" w14:textId="12AD5C9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Flow of Events </w:t>
            </w:r>
          </w:p>
        </w:tc>
        <w:tc>
          <w:tcPr>
            <w:tcW w:w="5895" w:type="dxa"/>
          </w:tcPr>
          <w:p w14:paraId="50C7439E" w14:textId="3CC9F3E1"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7"/>
                <w:szCs w:val="27"/>
              </w:rPr>
              <w:t xml:space="preserve">1. </w:t>
            </w:r>
            <w:r w:rsidRPr="5D7DB914">
              <w:rPr>
                <w:rFonts w:ascii="Times New Roman" w:eastAsia="Times New Roman" w:hAnsi="Times New Roman" w:cs="Times New Roman"/>
                <w:color w:val="000000" w:themeColor="text1"/>
                <w:sz w:val="24"/>
                <w:szCs w:val="24"/>
              </w:rPr>
              <w:t>Customer is canceling the scheduled payment by clicking on the “Cancel Payment” button on the payment review page at a specific time and on a specific day.</w:t>
            </w:r>
          </w:p>
          <w:p w14:paraId="7272CBCF" w14:textId="72896551"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2.Customer clicks on the “Confirm Cancel” button to confirm the cancellation of scheduled payment or clicks on “Don’t Cancel” button.</w:t>
            </w:r>
          </w:p>
          <w:p w14:paraId="59236828" w14:textId="64500E29" w:rsidR="3B1E09C7" w:rsidRDefault="5D7DB914" w:rsidP="5D7DB91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3. The system shows “successful message "upon successful cancellation of the scheduled payment or “unsuccessful message” on the screen due to connection error or the customer is on the homepage.</w:t>
            </w:r>
          </w:p>
        </w:tc>
      </w:tr>
      <w:tr w:rsidR="3B1E09C7" w14:paraId="14E7B90A"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5" w:type="dxa"/>
          </w:tcPr>
          <w:p w14:paraId="700658B2" w14:textId="5F07221C"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Entry conditions </w:t>
            </w:r>
          </w:p>
        </w:tc>
        <w:tc>
          <w:tcPr>
            <w:tcW w:w="5895" w:type="dxa"/>
          </w:tcPr>
          <w:p w14:paraId="614B2771" w14:textId="22D908B1" w:rsidR="3B1E09C7" w:rsidRDefault="75C858A6" w:rsidP="75C858A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customer is logged into his/her Online Banking System.</w:t>
            </w:r>
          </w:p>
        </w:tc>
      </w:tr>
      <w:tr w:rsidR="3B1E09C7" w14:paraId="360E6E92" w14:textId="77777777" w:rsidTr="7CC5B521">
        <w:tc>
          <w:tcPr>
            <w:cnfStyle w:val="001000000000" w:firstRow="0" w:lastRow="0" w:firstColumn="1" w:lastColumn="0" w:oddVBand="0" w:evenVBand="0" w:oddHBand="0" w:evenHBand="0" w:firstRowFirstColumn="0" w:firstRowLastColumn="0" w:lastRowFirstColumn="0" w:lastRowLastColumn="0"/>
            <w:tcW w:w="3465" w:type="dxa"/>
          </w:tcPr>
          <w:p w14:paraId="376DE7D6" w14:textId="42008C58"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Exit conditions</w:t>
            </w:r>
          </w:p>
        </w:tc>
        <w:tc>
          <w:tcPr>
            <w:tcW w:w="5895" w:type="dxa"/>
          </w:tcPr>
          <w:p w14:paraId="23007E6E" w14:textId="1D5E9FFC" w:rsidR="3B1E09C7" w:rsidRDefault="75C858A6" w:rsidP="75C858A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online banking system shows “Successfully cancel payment” or “Unsuccessful cancel payment” for scheduled payment.</w:t>
            </w:r>
          </w:p>
        </w:tc>
      </w:tr>
      <w:tr w:rsidR="3B1E09C7" w14:paraId="05375B6B"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5" w:type="dxa"/>
          </w:tcPr>
          <w:p w14:paraId="755AFA8B" w14:textId="7FFCF04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Quality Requirements</w:t>
            </w:r>
          </w:p>
        </w:tc>
        <w:tc>
          <w:tcPr>
            <w:tcW w:w="5895" w:type="dxa"/>
          </w:tcPr>
          <w:p w14:paraId="3FF8C0AC" w14:textId="24605A1D"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Process must be done in less than 3 seconds.</w:t>
            </w:r>
          </w:p>
        </w:tc>
      </w:tr>
    </w:tbl>
    <w:p w14:paraId="51A83D72" w14:textId="147C7670"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49 Cancel Payment Initial Use Case]</w:t>
      </w:r>
    </w:p>
    <w:p w14:paraId="1FCF8D05" w14:textId="7C476125" w:rsidR="796F8611" w:rsidRDefault="796F8611" w:rsidP="796F8611">
      <w:pPr>
        <w:rPr>
          <w:rFonts w:ascii="Times New Roman" w:eastAsia="Times New Roman" w:hAnsi="Times New Roman" w:cs="Times New Roman"/>
          <w:b/>
          <w:bCs/>
          <w:color w:val="000000" w:themeColor="text1"/>
          <w:sz w:val="24"/>
          <w:szCs w:val="24"/>
        </w:rPr>
      </w:pPr>
    </w:p>
    <w:p w14:paraId="327C210D" w14:textId="7762A531"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Refine Use case</w:t>
      </w:r>
    </w:p>
    <w:tbl>
      <w:tblPr>
        <w:tblStyle w:val="PlainTable2"/>
        <w:tblW w:w="9360" w:type="dxa"/>
        <w:tblLook w:val="04A0" w:firstRow="1" w:lastRow="0" w:firstColumn="1" w:lastColumn="0" w:noHBand="0" w:noVBand="1"/>
      </w:tblPr>
      <w:tblGrid>
        <w:gridCol w:w="3540"/>
        <w:gridCol w:w="5820"/>
      </w:tblGrid>
      <w:tr w:rsidR="3B1E09C7" w14:paraId="7BE9DC5F"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5C968091" w14:textId="398BB273"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Use case name</w:t>
            </w:r>
          </w:p>
        </w:tc>
        <w:tc>
          <w:tcPr>
            <w:tcW w:w="5820" w:type="dxa"/>
          </w:tcPr>
          <w:p w14:paraId="3E234AF9" w14:textId="6E13E44E" w:rsidR="3B1E09C7" w:rsidRDefault="7CC5B521" w:rsidP="7CC5B521">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CancelPayment</w:t>
            </w:r>
            <w:proofErr w:type="spellEnd"/>
          </w:p>
        </w:tc>
      </w:tr>
      <w:tr w:rsidR="3B1E09C7" w14:paraId="456E4F78"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74EC5F6D" w14:textId="5D9BD5C4"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p>
        </w:tc>
        <w:tc>
          <w:tcPr>
            <w:tcW w:w="5820" w:type="dxa"/>
          </w:tcPr>
          <w:p w14:paraId="2BE87700" w14:textId="2FEFF877"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Initiated by a customer</w:t>
            </w:r>
          </w:p>
        </w:tc>
      </w:tr>
      <w:tr w:rsidR="3B1E09C7" w14:paraId="281FB799" w14:textId="77777777" w:rsidTr="7CC5B521">
        <w:tc>
          <w:tcPr>
            <w:cnfStyle w:val="001000000000" w:firstRow="0" w:lastRow="0" w:firstColumn="1" w:lastColumn="0" w:oddVBand="0" w:evenVBand="0" w:oddHBand="0" w:evenHBand="0" w:firstRowFirstColumn="0" w:firstRowLastColumn="0" w:lastRowFirstColumn="0" w:lastRowLastColumn="0"/>
            <w:tcW w:w="3540" w:type="dxa"/>
          </w:tcPr>
          <w:p w14:paraId="70757145" w14:textId="12AD5C92" w:rsidR="3B1E09C7" w:rsidRDefault="75C858A6" w:rsidP="75C858A6">
            <w:pPr>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Flow of Events </w:t>
            </w:r>
          </w:p>
        </w:tc>
        <w:tc>
          <w:tcPr>
            <w:tcW w:w="5820" w:type="dxa"/>
          </w:tcPr>
          <w:p w14:paraId="632D1456" w14:textId="7506B607"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7CC5B521">
              <w:rPr>
                <w:rFonts w:ascii="Times New Roman" w:eastAsia="Times New Roman" w:hAnsi="Times New Roman" w:cs="Times New Roman"/>
                <w:color w:val="000000" w:themeColor="text1"/>
                <w:sz w:val="24"/>
                <w:szCs w:val="24"/>
              </w:rPr>
              <w:t>1.The</w:t>
            </w:r>
            <w:proofErr w:type="gramEnd"/>
            <w:r w:rsidRPr="7CC5B521">
              <w:rPr>
                <w:rFonts w:ascii="Times New Roman" w:eastAsia="Times New Roman" w:hAnsi="Times New Roman" w:cs="Times New Roman"/>
                <w:color w:val="000000" w:themeColor="text1"/>
                <w:sz w:val="24"/>
                <w:szCs w:val="24"/>
              </w:rPr>
              <w:t xml:space="preserve"> customer is canceling the scheduled payment on a specific day and at specific time in  </w:t>
            </w:r>
            <w:proofErr w:type="spellStart"/>
            <w:r w:rsidRPr="7CC5B521">
              <w:rPr>
                <w:rFonts w:ascii="Times New Roman" w:eastAsia="Times New Roman" w:hAnsi="Times New Roman" w:cs="Times New Roman"/>
                <w:color w:val="000000" w:themeColor="text1"/>
                <w:sz w:val="24"/>
                <w:szCs w:val="24"/>
              </w:rPr>
              <w:t>PaymentReviewWindow</w:t>
            </w:r>
            <w:proofErr w:type="spellEnd"/>
            <w:r w:rsidRPr="7CC5B521">
              <w:rPr>
                <w:rFonts w:ascii="Times New Roman" w:eastAsia="Times New Roman" w:hAnsi="Times New Roman" w:cs="Times New Roman"/>
                <w:color w:val="000000" w:themeColor="text1"/>
                <w:sz w:val="24"/>
                <w:szCs w:val="24"/>
              </w:rPr>
              <w:t xml:space="preserve">. </w:t>
            </w:r>
          </w:p>
          <w:p w14:paraId="1BB67E8D" w14:textId="79FC59BC"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2. </w:t>
            </w:r>
            <w:proofErr w:type="spellStart"/>
            <w:r w:rsidRPr="7CC5B521">
              <w:rPr>
                <w:rFonts w:ascii="Times New Roman" w:eastAsia="Times New Roman" w:hAnsi="Times New Roman" w:cs="Times New Roman"/>
                <w:color w:val="000000" w:themeColor="text1"/>
                <w:sz w:val="24"/>
                <w:szCs w:val="24"/>
              </w:rPr>
              <w:t>CancelPaymentControl</w:t>
            </w:r>
            <w:proofErr w:type="spellEnd"/>
            <w:r w:rsidRPr="7CC5B521">
              <w:rPr>
                <w:rFonts w:ascii="Times New Roman" w:eastAsia="Times New Roman" w:hAnsi="Times New Roman" w:cs="Times New Roman"/>
                <w:color w:val="000000" w:themeColor="text1"/>
                <w:sz w:val="24"/>
                <w:szCs w:val="24"/>
              </w:rPr>
              <w:t xml:space="preserve"> object is created.</w:t>
            </w:r>
          </w:p>
          <w:p w14:paraId="23B4DDD2" w14:textId="2FADC24A"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3. </w:t>
            </w:r>
            <w:proofErr w:type="spellStart"/>
            <w:r w:rsidRPr="7CC5B521">
              <w:rPr>
                <w:rFonts w:ascii="Times New Roman" w:eastAsia="Times New Roman" w:hAnsi="Times New Roman" w:cs="Times New Roman"/>
                <w:color w:val="000000" w:themeColor="text1"/>
                <w:sz w:val="24"/>
                <w:szCs w:val="24"/>
              </w:rPr>
              <w:t>CancelPaymentControl</w:t>
            </w:r>
            <w:proofErr w:type="spellEnd"/>
            <w:r w:rsidRPr="7CC5B521">
              <w:rPr>
                <w:rFonts w:ascii="Times New Roman" w:eastAsia="Times New Roman" w:hAnsi="Times New Roman" w:cs="Times New Roman"/>
                <w:color w:val="000000" w:themeColor="text1"/>
                <w:sz w:val="24"/>
                <w:szCs w:val="24"/>
              </w:rPr>
              <w:t xml:space="preserve"> prompt to the customer to confirm payment cancel in </w:t>
            </w:r>
            <w:proofErr w:type="spellStart"/>
            <w:proofErr w:type="gramStart"/>
            <w:r w:rsidRPr="7CC5B521">
              <w:rPr>
                <w:rFonts w:ascii="Times New Roman" w:eastAsia="Times New Roman" w:hAnsi="Times New Roman" w:cs="Times New Roman"/>
                <w:color w:val="000000" w:themeColor="text1"/>
                <w:sz w:val="24"/>
                <w:szCs w:val="24"/>
              </w:rPr>
              <w:t>ConfirmationWindow</w:t>
            </w:r>
            <w:proofErr w:type="spellEnd"/>
            <w:r w:rsidRPr="7CC5B521">
              <w:rPr>
                <w:rFonts w:ascii="Times New Roman" w:eastAsia="Times New Roman" w:hAnsi="Times New Roman" w:cs="Times New Roman"/>
                <w:color w:val="000000" w:themeColor="text1"/>
                <w:sz w:val="24"/>
                <w:szCs w:val="24"/>
              </w:rPr>
              <w:t xml:space="preserve"> .</w:t>
            </w:r>
            <w:proofErr w:type="gramEnd"/>
          </w:p>
          <w:p w14:paraId="70B35929" w14:textId="57138526"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3. </w:t>
            </w:r>
            <w:proofErr w:type="spellStart"/>
            <w:r w:rsidRPr="7CC5B521">
              <w:rPr>
                <w:rFonts w:ascii="Times New Roman" w:eastAsia="Times New Roman" w:hAnsi="Times New Roman" w:cs="Times New Roman"/>
                <w:color w:val="000000" w:themeColor="text1"/>
                <w:sz w:val="24"/>
                <w:szCs w:val="24"/>
              </w:rPr>
              <w:t>If</w:t>
            </w:r>
            <w:proofErr w:type="gramStart"/>
            <w:r w:rsidRPr="7CC5B521">
              <w:rPr>
                <w:rFonts w:ascii="Times New Roman" w:eastAsia="Times New Roman" w:hAnsi="Times New Roman" w:cs="Times New Roman"/>
                <w:color w:val="000000" w:themeColor="text1"/>
                <w:sz w:val="24"/>
                <w:szCs w:val="24"/>
              </w:rPr>
              <w:t>,the</w:t>
            </w:r>
            <w:proofErr w:type="spellEnd"/>
            <w:proofErr w:type="gramEnd"/>
            <w:r w:rsidRPr="7CC5B521">
              <w:rPr>
                <w:rFonts w:ascii="Times New Roman" w:eastAsia="Times New Roman" w:hAnsi="Times New Roman" w:cs="Times New Roman"/>
                <w:color w:val="000000" w:themeColor="text1"/>
                <w:sz w:val="24"/>
                <w:szCs w:val="24"/>
              </w:rPr>
              <w:t xml:space="preserve"> customer clicks on confirm payment cancel , </w:t>
            </w:r>
            <w:proofErr w:type="spellStart"/>
            <w:r w:rsidRPr="7CC5B521">
              <w:rPr>
                <w:rFonts w:ascii="Times New Roman" w:eastAsia="Times New Roman" w:hAnsi="Times New Roman" w:cs="Times New Roman"/>
                <w:color w:val="000000" w:themeColor="text1"/>
                <w:sz w:val="24"/>
                <w:szCs w:val="24"/>
              </w:rPr>
              <w:t>CancelPaymentControl</w:t>
            </w:r>
            <w:proofErr w:type="spellEnd"/>
            <w:r w:rsidRPr="7CC5B521">
              <w:rPr>
                <w:rFonts w:ascii="Times New Roman" w:eastAsia="Times New Roman" w:hAnsi="Times New Roman" w:cs="Times New Roman"/>
                <w:color w:val="000000" w:themeColor="text1"/>
                <w:sz w:val="24"/>
                <w:szCs w:val="24"/>
              </w:rPr>
              <w:t xml:space="preserve"> object creates the Payment entity object.</w:t>
            </w:r>
          </w:p>
          <w:p w14:paraId="54001193" w14:textId="00B6267B"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4.CancelPaymentControl object invokes the </w:t>
            </w:r>
            <w:proofErr w:type="spellStart"/>
            <w:r w:rsidRPr="7CC5B521">
              <w:rPr>
                <w:rFonts w:ascii="Times New Roman" w:eastAsia="Times New Roman" w:hAnsi="Times New Roman" w:cs="Times New Roman"/>
                <w:color w:val="000000" w:themeColor="text1"/>
                <w:sz w:val="24"/>
                <w:szCs w:val="24"/>
              </w:rPr>
              <w:t>cancelSchedule</w:t>
            </w:r>
            <w:proofErr w:type="spellEnd"/>
            <w:r w:rsidRPr="7CC5B521">
              <w:rPr>
                <w:rFonts w:ascii="Times New Roman" w:eastAsia="Times New Roman" w:hAnsi="Times New Roman" w:cs="Times New Roman"/>
                <w:color w:val="000000" w:themeColor="text1"/>
                <w:sz w:val="24"/>
                <w:szCs w:val="24"/>
              </w:rPr>
              <w:t xml:space="preserve"> operation and updates the details into the </w:t>
            </w:r>
            <w:proofErr w:type="spellStart"/>
            <w:r w:rsidRPr="7CC5B521">
              <w:rPr>
                <w:rFonts w:ascii="Times New Roman" w:eastAsia="Times New Roman" w:hAnsi="Times New Roman" w:cs="Times New Roman"/>
                <w:color w:val="000000" w:themeColor="text1"/>
                <w:sz w:val="24"/>
                <w:szCs w:val="24"/>
              </w:rPr>
              <w:t>SchedulePayment</w:t>
            </w:r>
            <w:proofErr w:type="spellEnd"/>
            <w:r w:rsidRPr="7CC5B521">
              <w:rPr>
                <w:rFonts w:ascii="Times New Roman" w:eastAsia="Times New Roman" w:hAnsi="Times New Roman" w:cs="Times New Roman"/>
                <w:color w:val="000000" w:themeColor="text1"/>
                <w:sz w:val="24"/>
                <w:szCs w:val="24"/>
              </w:rPr>
              <w:t xml:space="preserve"> object.</w:t>
            </w:r>
          </w:p>
          <w:p w14:paraId="4DE51999" w14:textId="2B712957" w:rsidR="3B1E09C7" w:rsidRDefault="29B25F8F" w:rsidP="29B25F8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color w:val="000000" w:themeColor="text1"/>
                <w:sz w:val="24"/>
                <w:szCs w:val="24"/>
              </w:rPr>
              <w:t xml:space="preserve">5. After the invocation of the </w:t>
            </w:r>
            <w:proofErr w:type="spellStart"/>
            <w:r w:rsidRPr="29B25F8F">
              <w:rPr>
                <w:rFonts w:ascii="Times New Roman" w:eastAsia="Times New Roman" w:hAnsi="Times New Roman" w:cs="Times New Roman"/>
                <w:color w:val="000000" w:themeColor="text1"/>
                <w:sz w:val="24"/>
                <w:szCs w:val="24"/>
              </w:rPr>
              <w:t>cancleSchedule</w:t>
            </w:r>
            <w:proofErr w:type="spellEnd"/>
            <w:r w:rsidRPr="29B25F8F">
              <w:rPr>
                <w:rFonts w:ascii="Times New Roman" w:eastAsia="Times New Roman" w:hAnsi="Times New Roman" w:cs="Times New Roman"/>
                <w:color w:val="000000" w:themeColor="text1"/>
                <w:sz w:val="24"/>
                <w:szCs w:val="24"/>
              </w:rPr>
              <w:t xml:space="preserve"> operation, the </w:t>
            </w:r>
            <w:proofErr w:type="spellStart"/>
            <w:r w:rsidRPr="29B25F8F">
              <w:rPr>
                <w:rFonts w:ascii="Times New Roman" w:eastAsia="Times New Roman" w:hAnsi="Times New Roman" w:cs="Times New Roman"/>
                <w:color w:val="000000" w:themeColor="text1"/>
                <w:sz w:val="24"/>
                <w:szCs w:val="24"/>
              </w:rPr>
              <w:t>CancelPaymentControl</w:t>
            </w:r>
            <w:proofErr w:type="spellEnd"/>
            <w:r w:rsidRPr="29B25F8F">
              <w:rPr>
                <w:rFonts w:ascii="Times New Roman" w:eastAsia="Times New Roman" w:hAnsi="Times New Roman" w:cs="Times New Roman"/>
                <w:color w:val="000000" w:themeColor="text1"/>
                <w:sz w:val="24"/>
                <w:szCs w:val="24"/>
              </w:rPr>
              <w:t xml:space="preserve"> object displays “Successful cancel payment” upon successful cancellation of the scheduled payment or “Unsuccessful cancel payment” </w:t>
            </w:r>
            <w:r w:rsidRPr="29B25F8F">
              <w:rPr>
                <w:rFonts w:ascii="Times New Roman" w:eastAsia="Times New Roman" w:hAnsi="Times New Roman" w:cs="Times New Roman"/>
                <w:color w:val="000000" w:themeColor="text1"/>
                <w:sz w:val="24"/>
                <w:szCs w:val="24"/>
              </w:rPr>
              <w:lastRenderedPageBreak/>
              <w:t xml:space="preserve">upon connection error /Timeout error in </w:t>
            </w:r>
            <w:proofErr w:type="spellStart"/>
            <w:r w:rsidRPr="29B25F8F">
              <w:rPr>
                <w:rFonts w:ascii="Times New Roman" w:eastAsia="Times New Roman" w:hAnsi="Times New Roman" w:cs="Times New Roman"/>
                <w:color w:val="000000" w:themeColor="text1"/>
                <w:sz w:val="24"/>
                <w:szCs w:val="24"/>
              </w:rPr>
              <w:t>ShowResultWindow</w:t>
            </w:r>
            <w:proofErr w:type="spellEnd"/>
            <w:r w:rsidRPr="29B25F8F">
              <w:rPr>
                <w:rFonts w:ascii="Times New Roman" w:eastAsia="Times New Roman" w:hAnsi="Times New Roman" w:cs="Times New Roman"/>
                <w:color w:val="000000" w:themeColor="text1"/>
                <w:sz w:val="24"/>
                <w:szCs w:val="24"/>
              </w:rPr>
              <w:t xml:space="preserve">. </w:t>
            </w:r>
          </w:p>
        </w:tc>
      </w:tr>
      <w:tr w:rsidR="3B1E09C7" w14:paraId="51A23129"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1917C2B6" w14:textId="5F07221C"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lastRenderedPageBreak/>
              <w:t xml:space="preserve">Entry conditions </w:t>
            </w:r>
          </w:p>
        </w:tc>
        <w:tc>
          <w:tcPr>
            <w:tcW w:w="5820" w:type="dxa"/>
          </w:tcPr>
          <w:p w14:paraId="40FCA031" w14:textId="63F8F1D0" w:rsidR="3B1E09C7" w:rsidRDefault="75C858A6" w:rsidP="75C858A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customer is logged into his/her Online Banking System.</w:t>
            </w:r>
          </w:p>
        </w:tc>
      </w:tr>
      <w:tr w:rsidR="3B1E09C7" w14:paraId="34AA6BEA" w14:textId="77777777" w:rsidTr="7CC5B521">
        <w:tc>
          <w:tcPr>
            <w:cnfStyle w:val="001000000000" w:firstRow="0" w:lastRow="0" w:firstColumn="1" w:lastColumn="0" w:oddVBand="0" w:evenVBand="0" w:oddHBand="0" w:evenHBand="0" w:firstRowFirstColumn="0" w:firstRowLastColumn="0" w:lastRowFirstColumn="0" w:lastRowLastColumn="0"/>
            <w:tcW w:w="3540" w:type="dxa"/>
          </w:tcPr>
          <w:p w14:paraId="53C576A4" w14:textId="42008C58"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Exit conditions</w:t>
            </w:r>
          </w:p>
        </w:tc>
        <w:tc>
          <w:tcPr>
            <w:tcW w:w="5820" w:type="dxa"/>
          </w:tcPr>
          <w:p w14:paraId="0F2F4D19" w14:textId="27E18C08" w:rsidR="3B1E09C7" w:rsidRDefault="75C858A6" w:rsidP="75C858A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online banking system shows “Successfully cancel payment” or “Unsuccessful cancel payment” for scheduled payment.</w:t>
            </w:r>
          </w:p>
        </w:tc>
      </w:tr>
      <w:tr w:rsidR="3B1E09C7" w14:paraId="4FDF97F7"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0" w:type="dxa"/>
          </w:tcPr>
          <w:p w14:paraId="4AD7927A" w14:textId="7FFCF04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Quality Requirements</w:t>
            </w:r>
          </w:p>
        </w:tc>
        <w:tc>
          <w:tcPr>
            <w:tcW w:w="5820" w:type="dxa"/>
          </w:tcPr>
          <w:p w14:paraId="139F609E" w14:textId="0DE7E697"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process must be done in less than 3 seconds.</w:t>
            </w:r>
          </w:p>
        </w:tc>
      </w:tr>
    </w:tbl>
    <w:p w14:paraId="10FE81A5" w14:textId="3B3A034B"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50 Cancel Payment Refine Use Case]</w:t>
      </w:r>
    </w:p>
    <w:p w14:paraId="074ABED0" w14:textId="5BA26563" w:rsidR="796F8611" w:rsidRDefault="796F8611" w:rsidP="796F8611">
      <w:pPr>
        <w:jc w:val="both"/>
        <w:rPr>
          <w:rFonts w:ascii="Times New Roman" w:eastAsia="Times New Roman" w:hAnsi="Times New Roman" w:cs="Times New Roman"/>
          <w:b/>
          <w:bCs/>
          <w:color w:val="002060"/>
          <w:sz w:val="24"/>
          <w:szCs w:val="24"/>
          <w:u w:val="single"/>
        </w:rPr>
      </w:pPr>
    </w:p>
    <w:p w14:paraId="31D41B99" w14:textId="77777777" w:rsidR="00BE735C" w:rsidRDefault="00BE735C" w:rsidP="3B1E09C7">
      <w:pPr>
        <w:jc w:val="both"/>
        <w:rPr>
          <w:rFonts w:ascii="Times New Roman" w:eastAsia="Times New Roman" w:hAnsi="Times New Roman" w:cs="Times New Roman"/>
          <w:b/>
          <w:bCs/>
          <w:color w:val="002060"/>
          <w:sz w:val="24"/>
          <w:szCs w:val="24"/>
          <w:u w:val="single"/>
        </w:rPr>
      </w:pPr>
    </w:p>
    <w:p w14:paraId="583FF4A7" w14:textId="77777777" w:rsidR="00BE735C" w:rsidRDefault="00BE735C" w:rsidP="3B1E09C7">
      <w:pPr>
        <w:jc w:val="both"/>
        <w:rPr>
          <w:rFonts w:ascii="Times New Roman" w:eastAsia="Times New Roman" w:hAnsi="Times New Roman" w:cs="Times New Roman"/>
          <w:b/>
          <w:bCs/>
          <w:color w:val="002060"/>
          <w:sz w:val="24"/>
          <w:szCs w:val="24"/>
          <w:u w:val="single"/>
        </w:rPr>
      </w:pPr>
    </w:p>
    <w:p w14:paraId="5B4BA21F" w14:textId="77777777" w:rsidR="00BE735C" w:rsidRDefault="00BE735C" w:rsidP="3B1E09C7">
      <w:pPr>
        <w:jc w:val="both"/>
        <w:rPr>
          <w:rFonts w:ascii="Times New Roman" w:eastAsia="Times New Roman" w:hAnsi="Times New Roman" w:cs="Times New Roman"/>
          <w:b/>
          <w:bCs/>
          <w:color w:val="002060"/>
          <w:sz w:val="24"/>
          <w:szCs w:val="24"/>
          <w:u w:val="single"/>
        </w:rPr>
      </w:pPr>
    </w:p>
    <w:p w14:paraId="7AE21D6B" w14:textId="77777777" w:rsidR="00BE735C" w:rsidRDefault="00BE735C" w:rsidP="3B1E09C7">
      <w:pPr>
        <w:jc w:val="both"/>
        <w:rPr>
          <w:rFonts w:ascii="Times New Roman" w:eastAsia="Times New Roman" w:hAnsi="Times New Roman" w:cs="Times New Roman"/>
          <w:b/>
          <w:bCs/>
          <w:color w:val="002060"/>
          <w:sz w:val="24"/>
          <w:szCs w:val="24"/>
          <w:u w:val="single"/>
        </w:rPr>
      </w:pPr>
    </w:p>
    <w:p w14:paraId="1E7A0027" w14:textId="77777777" w:rsidR="00BE735C" w:rsidRDefault="00BE735C" w:rsidP="3B1E09C7">
      <w:pPr>
        <w:jc w:val="both"/>
        <w:rPr>
          <w:rFonts w:ascii="Times New Roman" w:eastAsia="Times New Roman" w:hAnsi="Times New Roman" w:cs="Times New Roman"/>
          <w:b/>
          <w:bCs/>
          <w:color w:val="002060"/>
          <w:sz w:val="24"/>
          <w:szCs w:val="24"/>
          <w:u w:val="single"/>
        </w:rPr>
      </w:pPr>
    </w:p>
    <w:p w14:paraId="0ACD7BD1" w14:textId="77777777" w:rsidR="00BE735C" w:rsidRDefault="00BE735C" w:rsidP="3B1E09C7">
      <w:pPr>
        <w:jc w:val="both"/>
        <w:rPr>
          <w:rFonts w:ascii="Times New Roman" w:eastAsia="Times New Roman" w:hAnsi="Times New Roman" w:cs="Times New Roman"/>
          <w:b/>
          <w:bCs/>
          <w:color w:val="002060"/>
          <w:sz w:val="24"/>
          <w:szCs w:val="24"/>
          <w:u w:val="single"/>
        </w:rPr>
      </w:pPr>
    </w:p>
    <w:p w14:paraId="610128C9" w14:textId="77777777" w:rsidR="00BE735C" w:rsidRDefault="00BE735C" w:rsidP="3B1E09C7">
      <w:pPr>
        <w:jc w:val="both"/>
        <w:rPr>
          <w:rFonts w:ascii="Times New Roman" w:eastAsia="Times New Roman" w:hAnsi="Times New Roman" w:cs="Times New Roman"/>
          <w:b/>
          <w:bCs/>
          <w:color w:val="002060"/>
          <w:sz w:val="24"/>
          <w:szCs w:val="24"/>
          <w:u w:val="single"/>
        </w:rPr>
      </w:pPr>
    </w:p>
    <w:p w14:paraId="3459CAD4" w14:textId="77777777" w:rsidR="00BE735C" w:rsidRDefault="00BE735C" w:rsidP="3B1E09C7">
      <w:pPr>
        <w:jc w:val="both"/>
        <w:rPr>
          <w:rFonts w:ascii="Times New Roman" w:eastAsia="Times New Roman" w:hAnsi="Times New Roman" w:cs="Times New Roman"/>
          <w:b/>
          <w:bCs/>
          <w:color w:val="002060"/>
          <w:sz w:val="24"/>
          <w:szCs w:val="24"/>
          <w:u w:val="single"/>
        </w:rPr>
      </w:pPr>
    </w:p>
    <w:p w14:paraId="1037A040" w14:textId="77777777" w:rsidR="00BE735C" w:rsidRDefault="00BE735C" w:rsidP="3B1E09C7">
      <w:pPr>
        <w:jc w:val="both"/>
        <w:rPr>
          <w:rFonts w:ascii="Times New Roman" w:eastAsia="Times New Roman" w:hAnsi="Times New Roman" w:cs="Times New Roman"/>
          <w:b/>
          <w:bCs/>
          <w:color w:val="002060"/>
          <w:sz w:val="24"/>
          <w:szCs w:val="24"/>
          <w:u w:val="single"/>
        </w:rPr>
      </w:pPr>
    </w:p>
    <w:p w14:paraId="5D42CFDF" w14:textId="77777777" w:rsidR="00BE735C" w:rsidRDefault="00BE735C" w:rsidP="3B1E09C7">
      <w:pPr>
        <w:jc w:val="both"/>
        <w:rPr>
          <w:rFonts w:ascii="Times New Roman" w:eastAsia="Times New Roman" w:hAnsi="Times New Roman" w:cs="Times New Roman"/>
          <w:b/>
          <w:bCs/>
          <w:color w:val="002060"/>
          <w:sz w:val="24"/>
          <w:szCs w:val="24"/>
          <w:u w:val="single"/>
        </w:rPr>
      </w:pPr>
    </w:p>
    <w:p w14:paraId="26FC6761" w14:textId="77777777" w:rsidR="00BE735C" w:rsidRDefault="00BE735C" w:rsidP="3B1E09C7">
      <w:pPr>
        <w:jc w:val="both"/>
        <w:rPr>
          <w:rFonts w:ascii="Times New Roman" w:eastAsia="Times New Roman" w:hAnsi="Times New Roman" w:cs="Times New Roman"/>
          <w:b/>
          <w:bCs/>
          <w:color w:val="002060"/>
          <w:sz w:val="24"/>
          <w:szCs w:val="24"/>
          <w:u w:val="single"/>
        </w:rPr>
      </w:pPr>
    </w:p>
    <w:p w14:paraId="467308E7" w14:textId="77777777" w:rsidR="00BE735C" w:rsidRDefault="00BE735C" w:rsidP="3B1E09C7">
      <w:pPr>
        <w:jc w:val="both"/>
        <w:rPr>
          <w:rFonts w:ascii="Times New Roman" w:eastAsia="Times New Roman" w:hAnsi="Times New Roman" w:cs="Times New Roman"/>
          <w:b/>
          <w:bCs/>
          <w:color w:val="002060"/>
          <w:sz w:val="24"/>
          <w:szCs w:val="24"/>
          <w:u w:val="single"/>
        </w:rPr>
      </w:pPr>
    </w:p>
    <w:p w14:paraId="61099376" w14:textId="77777777" w:rsidR="00BE735C" w:rsidRDefault="00BE735C" w:rsidP="3B1E09C7">
      <w:pPr>
        <w:jc w:val="both"/>
        <w:rPr>
          <w:rFonts w:ascii="Times New Roman" w:eastAsia="Times New Roman" w:hAnsi="Times New Roman" w:cs="Times New Roman"/>
          <w:b/>
          <w:bCs/>
          <w:color w:val="002060"/>
          <w:sz w:val="24"/>
          <w:szCs w:val="24"/>
          <w:u w:val="single"/>
        </w:rPr>
      </w:pPr>
    </w:p>
    <w:p w14:paraId="75D9C5BB" w14:textId="77777777" w:rsidR="00BE735C" w:rsidRDefault="00BE735C" w:rsidP="3B1E09C7">
      <w:pPr>
        <w:jc w:val="both"/>
        <w:rPr>
          <w:rFonts w:ascii="Times New Roman" w:eastAsia="Times New Roman" w:hAnsi="Times New Roman" w:cs="Times New Roman"/>
          <w:b/>
          <w:bCs/>
          <w:color w:val="002060"/>
          <w:sz w:val="24"/>
          <w:szCs w:val="24"/>
          <w:u w:val="single"/>
        </w:rPr>
      </w:pPr>
    </w:p>
    <w:p w14:paraId="26E4BEA5" w14:textId="77777777" w:rsidR="00BE735C" w:rsidRDefault="00BE735C" w:rsidP="3B1E09C7">
      <w:pPr>
        <w:jc w:val="both"/>
        <w:rPr>
          <w:rFonts w:ascii="Times New Roman" w:eastAsia="Times New Roman" w:hAnsi="Times New Roman" w:cs="Times New Roman"/>
          <w:b/>
          <w:bCs/>
          <w:color w:val="002060"/>
          <w:sz w:val="24"/>
          <w:szCs w:val="24"/>
          <w:u w:val="single"/>
        </w:rPr>
      </w:pPr>
    </w:p>
    <w:p w14:paraId="0CF2D1DC" w14:textId="77777777" w:rsidR="00BE735C" w:rsidRDefault="00BE735C" w:rsidP="3B1E09C7">
      <w:pPr>
        <w:jc w:val="both"/>
        <w:rPr>
          <w:rFonts w:ascii="Times New Roman" w:eastAsia="Times New Roman" w:hAnsi="Times New Roman" w:cs="Times New Roman"/>
          <w:b/>
          <w:bCs/>
          <w:color w:val="002060"/>
          <w:sz w:val="24"/>
          <w:szCs w:val="24"/>
          <w:u w:val="single"/>
        </w:rPr>
      </w:pPr>
    </w:p>
    <w:p w14:paraId="5D33136E" w14:textId="77777777" w:rsidR="00502BA2" w:rsidRDefault="00502BA2" w:rsidP="3B1E09C7">
      <w:pPr>
        <w:jc w:val="both"/>
        <w:rPr>
          <w:rFonts w:ascii="Times New Roman" w:eastAsia="Times New Roman" w:hAnsi="Times New Roman" w:cs="Times New Roman"/>
          <w:b/>
          <w:bCs/>
          <w:color w:val="002060"/>
          <w:sz w:val="24"/>
          <w:szCs w:val="24"/>
          <w:u w:val="single"/>
        </w:rPr>
      </w:pPr>
    </w:p>
    <w:p w14:paraId="092F3AE9" w14:textId="77777777" w:rsidR="00502BA2" w:rsidRDefault="00502BA2" w:rsidP="3B1E09C7">
      <w:pPr>
        <w:jc w:val="both"/>
        <w:rPr>
          <w:rFonts w:ascii="Times New Roman" w:eastAsia="Times New Roman" w:hAnsi="Times New Roman" w:cs="Times New Roman"/>
          <w:b/>
          <w:bCs/>
          <w:color w:val="002060"/>
          <w:sz w:val="24"/>
          <w:szCs w:val="24"/>
          <w:u w:val="single"/>
        </w:rPr>
      </w:pPr>
    </w:p>
    <w:p w14:paraId="27AED4BE" w14:textId="77777777" w:rsidR="00502BA2" w:rsidRDefault="00502BA2" w:rsidP="3B1E09C7">
      <w:pPr>
        <w:jc w:val="both"/>
        <w:rPr>
          <w:rFonts w:ascii="Times New Roman" w:eastAsia="Times New Roman" w:hAnsi="Times New Roman" w:cs="Times New Roman"/>
          <w:b/>
          <w:bCs/>
          <w:color w:val="002060"/>
          <w:sz w:val="24"/>
          <w:szCs w:val="24"/>
          <w:u w:val="single"/>
        </w:rPr>
      </w:pPr>
    </w:p>
    <w:p w14:paraId="4D244DC1" w14:textId="77777777" w:rsidR="00502BA2" w:rsidRDefault="00502BA2" w:rsidP="3B1E09C7">
      <w:pPr>
        <w:jc w:val="both"/>
        <w:rPr>
          <w:rFonts w:ascii="Times New Roman" w:eastAsia="Times New Roman" w:hAnsi="Times New Roman" w:cs="Times New Roman"/>
          <w:b/>
          <w:bCs/>
          <w:color w:val="002060"/>
          <w:sz w:val="24"/>
          <w:szCs w:val="24"/>
          <w:u w:val="single"/>
        </w:rPr>
      </w:pPr>
    </w:p>
    <w:p w14:paraId="50499366" w14:textId="77777777" w:rsidR="00502BA2" w:rsidRDefault="00502BA2" w:rsidP="3B1E09C7">
      <w:pPr>
        <w:jc w:val="both"/>
        <w:rPr>
          <w:rFonts w:ascii="Times New Roman" w:eastAsia="Times New Roman" w:hAnsi="Times New Roman" w:cs="Times New Roman"/>
          <w:b/>
          <w:bCs/>
          <w:color w:val="002060"/>
          <w:sz w:val="24"/>
          <w:szCs w:val="24"/>
          <w:u w:val="single"/>
        </w:rPr>
      </w:pPr>
    </w:p>
    <w:p w14:paraId="6511DBAA" w14:textId="408BDA7C"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lastRenderedPageBreak/>
        <w:t>Dynamic Model:</w:t>
      </w:r>
    </w:p>
    <w:p w14:paraId="7C495515" w14:textId="6EC41BAA" w:rsidR="3B1E09C7" w:rsidRDefault="382F02E7" w:rsidP="75C858A6">
      <w:pPr>
        <w:jc w:val="both"/>
        <w:rPr>
          <w:rFonts w:ascii="Times New Roman" w:eastAsia="Times New Roman" w:hAnsi="Times New Roman" w:cs="Times New Roman"/>
          <w:b/>
          <w:bCs/>
          <w:color w:val="0070C0"/>
          <w:sz w:val="24"/>
          <w:szCs w:val="24"/>
        </w:rPr>
      </w:pPr>
      <w:r w:rsidRPr="382F02E7">
        <w:rPr>
          <w:rFonts w:ascii="Times New Roman" w:eastAsia="Times New Roman" w:hAnsi="Times New Roman" w:cs="Times New Roman"/>
          <w:b/>
          <w:bCs/>
          <w:color w:val="0070C0"/>
          <w:sz w:val="24"/>
          <w:szCs w:val="24"/>
        </w:rPr>
        <w:t>Sequences Diagram of Cancel Payment</w:t>
      </w:r>
    </w:p>
    <w:p w14:paraId="0D9E5E76" w14:textId="5FA1D6B5" w:rsidR="796F8611" w:rsidRDefault="796F8611" w:rsidP="796F8611">
      <w:pPr>
        <w:jc w:val="center"/>
      </w:pPr>
      <w:r>
        <w:rPr>
          <w:noProof/>
          <w:lang w:eastAsia="zh-CN"/>
        </w:rPr>
        <w:drawing>
          <wp:inline distT="0" distB="0" distL="0" distR="0" wp14:anchorId="46C6BCA0" wp14:editId="5F1203DC">
            <wp:extent cx="5943600" cy="4581524"/>
            <wp:effectExtent l="0" t="0" r="0" b="0"/>
            <wp:docPr id="5851053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4581524"/>
                    </a:xfrm>
                    <a:prstGeom prst="rect">
                      <a:avLst/>
                    </a:prstGeom>
                  </pic:spPr>
                </pic:pic>
              </a:graphicData>
            </a:graphic>
          </wp:inline>
        </w:drawing>
      </w:r>
      <w:r w:rsidR="29B25F8F" w:rsidRPr="29B25F8F">
        <w:rPr>
          <w:rFonts w:ascii="Times New Roman" w:eastAsia="Times New Roman" w:hAnsi="Times New Roman" w:cs="Times New Roman"/>
          <w:b/>
          <w:bCs/>
        </w:rPr>
        <w:t>[Fig 21: Sequence diagram of Cancel Payment]</w:t>
      </w:r>
    </w:p>
    <w:p w14:paraId="485637EE" w14:textId="23C02B01" w:rsidR="796F8611" w:rsidRDefault="796F8611" w:rsidP="796F8611"/>
    <w:p w14:paraId="2E173392" w14:textId="77777777" w:rsidR="001E0E08" w:rsidRDefault="001E0E08" w:rsidP="75C858A6">
      <w:pPr>
        <w:jc w:val="both"/>
        <w:rPr>
          <w:rFonts w:ascii="Times New Roman" w:eastAsia="Times New Roman" w:hAnsi="Times New Roman" w:cs="Times New Roman"/>
          <w:b/>
          <w:bCs/>
          <w:color w:val="0070C0"/>
          <w:sz w:val="24"/>
          <w:szCs w:val="24"/>
        </w:rPr>
      </w:pPr>
    </w:p>
    <w:p w14:paraId="49DD4582" w14:textId="77777777" w:rsidR="005A3AFD" w:rsidRDefault="005A3AFD" w:rsidP="75C858A6">
      <w:pPr>
        <w:jc w:val="both"/>
        <w:rPr>
          <w:rFonts w:ascii="Times New Roman" w:eastAsia="Times New Roman" w:hAnsi="Times New Roman" w:cs="Times New Roman"/>
          <w:b/>
          <w:bCs/>
          <w:color w:val="0070C0"/>
          <w:sz w:val="24"/>
          <w:szCs w:val="24"/>
        </w:rPr>
      </w:pPr>
    </w:p>
    <w:p w14:paraId="4470E581" w14:textId="77777777" w:rsidR="005A3AFD" w:rsidRDefault="005A3AFD" w:rsidP="75C858A6">
      <w:pPr>
        <w:jc w:val="both"/>
        <w:rPr>
          <w:rFonts w:ascii="Times New Roman" w:eastAsia="Times New Roman" w:hAnsi="Times New Roman" w:cs="Times New Roman"/>
          <w:b/>
          <w:bCs/>
          <w:color w:val="0070C0"/>
          <w:sz w:val="24"/>
          <w:szCs w:val="24"/>
        </w:rPr>
      </w:pPr>
    </w:p>
    <w:p w14:paraId="0914BB1E" w14:textId="77777777" w:rsidR="005A3AFD" w:rsidRDefault="005A3AFD" w:rsidP="75C858A6">
      <w:pPr>
        <w:jc w:val="both"/>
        <w:rPr>
          <w:rFonts w:ascii="Times New Roman" w:eastAsia="Times New Roman" w:hAnsi="Times New Roman" w:cs="Times New Roman"/>
          <w:b/>
          <w:bCs/>
          <w:color w:val="0070C0"/>
          <w:sz w:val="24"/>
          <w:szCs w:val="24"/>
        </w:rPr>
      </w:pPr>
    </w:p>
    <w:p w14:paraId="11FE3224" w14:textId="77777777" w:rsidR="005A3AFD" w:rsidRDefault="005A3AFD" w:rsidP="75C858A6">
      <w:pPr>
        <w:jc w:val="both"/>
        <w:rPr>
          <w:rFonts w:ascii="Times New Roman" w:eastAsia="Times New Roman" w:hAnsi="Times New Roman" w:cs="Times New Roman"/>
          <w:b/>
          <w:bCs/>
          <w:color w:val="0070C0"/>
          <w:sz w:val="24"/>
          <w:szCs w:val="24"/>
        </w:rPr>
      </w:pPr>
    </w:p>
    <w:p w14:paraId="62930581" w14:textId="77777777" w:rsidR="005A3AFD" w:rsidRDefault="005A3AFD" w:rsidP="75C858A6">
      <w:pPr>
        <w:jc w:val="both"/>
        <w:rPr>
          <w:rFonts w:ascii="Times New Roman" w:eastAsia="Times New Roman" w:hAnsi="Times New Roman" w:cs="Times New Roman"/>
          <w:b/>
          <w:bCs/>
          <w:color w:val="0070C0"/>
          <w:sz w:val="24"/>
          <w:szCs w:val="24"/>
        </w:rPr>
      </w:pPr>
    </w:p>
    <w:p w14:paraId="4AD48096" w14:textId="77777777" w:rsidR="005A3AFD" w:rsidRDefault="005A3AFD" w:rsidP="75C858A6">
      <w:pPr>
        <w:jc w:val="both"/>
        <w:rPr>
          <w:rFonts w:ascii="Times New Roman" w:eastAsia="Times New Roman" w:hAnsi="Times New Roman" w:cs="Times New Roman"/>
          <w:b/>
          <w:bCs/>
          <w:color w:val="0070C0"/>
          <w:sz w:val="24"/>
          <w:szCs w:val="24"/>
        </w:rPr>
      </w:pPr>
    </w:p>
    <w:p w14:paraId="629E3357" w14:textId="77777777" w:rsidR="005A3AFD" w:rsidRDefault="005A3AFD" w:rsidP="75C858A6">
      <w:pPr>
        <w:jc w:val="both"/>
        <w:rPr>
          <w:rFonts w:ascii="Times New Roman" w:eastAsia="Times New Roman" w:hAnsi="Times New Roman" w:cs="Times New Roman"/>
          <w:b/>
          <w:bCs/>
          <w:color w:val="0070C0"/>
          <w:sz w:val="24"/>
          <w:szCs w:val="24"/>
        </w:rPr>
      </w:pPr>
    </w:p>
    <w:p w14:paraId="33920457" w14:textId="5F55334E" w:rsidR="3B1E09C7" w:rsidRDefault="75C858A6" w:rsidP="75C858A6">
      <w:pPr>
        <w:jc w:val="both"/>
        <w:rPr>
          <w:rFonts w:ascii="Times New Roman" w:eastAsia="Times New Roman" w:hAnsi="Times New Roman" w:cs="Times New Roman"/>
          <w:b/>
          <w:bCs/>
          <w:color w:val="0070C0"/>
          <w:sz w:val="24"/>
          <w:szCs w:val="24"/>
        </w:rPr>
      </w:pPr>
      <w:r w:rsidRPr="75C858A6">
        <w:rPr>
          <w:rFonts w:ascii="Times New Roman" w:eastAsia="Times New Roman" w:hAnsi="Times New Roman" w:cs="Times New Roman"/>
          <w:b/>
          <w:bCs/>
          <w:color w:val="0070C0"/>
          <w:sz w:val="24"/>
          <w:szCs w:val="24"/>
        </w:rPr>
        <w:lastRenderedPageBreak/>
        <w:t xml:space="preserve">State Diagram of Payment entity object </w:t>
      </w:r>
    </w:p>
    <w:p w14:paraId="19359621" w14:textId="64C290A0" w:rsidR="796F8611" w:rsidRDefault="796F8611" w:rsidP="7500CCF5">
      <w:pPr>
        <w:jc w:val="center"/>
        <w:rPr>
          <w:rFonts w:ascii="Times New Roman" w:eastAsia="Times New Roman" w:hAnsi="Times New Roman" w:cs="Times New Roman"/>
          <w:b/>
          <w:bCs/>
          <w:sz w:val="24"/>
          <w:szCs w:val="24"/>
        </w:rPr>
      </w:pPr>
      <w:r>
        <w:rPr>
          <w:noProof/>
          <w:lang w:eastAsia="zh-CN"/>
        </w:rPr>
        <w:drawing>
          <wp:inline distT="0" distB="0" distL="0" distR="0" wp14:anchorId="55201CBD" wp14:editId="594F4BE8">
            <wp:extent cx="6296024" cy="3056196"/>
            <wp:effectExtent l="0" t="0" r="0" b="0"/>
            <wp:docPr id="15726237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6296024" cy="3056196"/>
                    </a:xfrm>
                    <a:prstGeom prst="rect">
                      <a:avLst/>
                    </a:prstGeom>
                  </pic:spPr>
                </pic:pic>
              </a:graphicData>
            </a:graphic>
          </wp:inline>
        </w:drawing>
      </w:r>
      <w:r w:rsidR="29B25F8F" w:rsidRPr="29B25F8F">
        <w:rPr>
          <w:rFonts w:ascii="Times New Roman" w:eastAsia="Times New Roman" w:hAnsi="Times New Roman" w:cs="Times New Roman"/>
          <w:b/>
          <w:bCs/>
        </w:rPr>
        <w:t>[Fig 22: State diagram of Payment]</w:t>
      </w:r>
    </w:p>
    <w:p w14:paraId="7797D92B" w14:textId="0547ECE6" w:rsidR="382F02E7" w:rsidRDefault="382F02E7" w:rsidP="382F02E7">
      <w:pPr>
        <w:jc w:val="center"/>
        <w:rPr>
          <w:rFonts w:ascii="Times New Roman" w:eastAsia="Times New Roman" w:hAnsi="Times New Roman" w:cs="Times New Roman"/>
          <w:b/>
          <w:bCs/>
        </w:rPr>
      </w:pPr>
    </w:p>
    <w:p w14:paraId="10E28500" w14:textId="25426029" w:rsidR="3B1E09C7" w:rsidRDefault="1577204D" w:rsidP="1577204D">
      <w:pPr>
        <w:jc w:val="both"/>
        <w:rPr>
          <w:rFonts w:ascii="Times New Roman" w:eastAsia="Times New Roman" w:hAnsi="Times New Roman" w:cs="Times New Roman"/>
          <w:b/>
          <w:bCs/>
          <w:sz w:val="24"/>
          <w:szCs w:val="24"/>
        </w:rPr>
      </w:pPr>
      <w:r w:rsidRPr="1577204D">
        <w:rPr>
          <w:rFonts w:ascii="Times New Roman" w:eastAsia="Times New Roman" w:hAnsi="Times New Roman" w:cs="Times New Roman"/>
          <w:b/>
          <w:bCs/>
          <w:sz w:val="24"/>
          <w:szCs w:val="24"/>
        </w:rPr>
        <w:t>3.11. A customer is able to logout.</w:t>
      </w:r>
    </w:p>
    <w:p w14:paraId="55270A13" w14:textId="52F6B8AD" w:rsidR="75C858A6" w:rsidRDefault="75C858A6" w:rsidP="75C858A6">
      <w:pPr>
        <w:jc w:val="both"/>
        <w:rPr>
          <w:rFonts w:ascii="Times New Roman" w:eastAsia="Times New Roman" w:hAnsi="Times New Roman" w:cs="Times New Roman"/>
          <w:sz w:val="24"/>
          <w:szCs w:val="24"/>
        </w:rPr>
      </w:pPr>
      <w:r w:rsidRPr="75C858A6">
        <w:rPr>
          <w:rFonts w:ascii="Times New Roman" w:eastAsia="Times New Roman" w:hAnsi="Times New Roman" w:cs="Times New Roman"/>
          <w:color w:val="000000" w:themeColor="text1"/>
          <w:sz w:val="24"/>
          <w:szCs w:val="24"/>
        </w:rPr>
        <w:t>Functionality: Customers logout from account.</w:t>
      </w:r>
    </w:p>
    <w:p w14:paraId="1F8ACF0D" w14:textId="57BC650E" w:rsidR="75C858A6" w:rsidRDefault="75C858A6" w:rsidP="75C858A6">
      <w:pPr>
        <w:jc w:val="both"/>
        <w:rPr>
          <w:rFonts w:ascii="Times New Roman" w:eastAsia="Times New Roman" w:hAnsi="Times New Roman" w:cs="Times New Roman"/>
          <w:b/>
          <w:bCs/>
          <w:color w:val="000000" w:themeColor="text1"/>
          <w:sz w:val="24"/>
          <w:szCs w:val="24"/>
        </w:rPr>
      </w:pPr>
      <w:r w:rsidRPr="75C858A6">
        <w:rPr>
          <w:rFonts w:ascii="Times New Roman" w:eastAsia="Times New Roman" w:hAnsi="Times New Roman" w:cs="Times New Roman"/>
          <w:color w:val="000000" w:themeColor="text1"/>
          <w:sz w:val="24"/>
          <w:szCs w:val="24"/>
        </w:rPr>
        <w:t>Functionality name</w:t>
      </w:r>
      <w:r w:rsidRPr="75C858A6">
        <w:rPr>
          <w:rFonts w:ascii="Times New Roman" w:eastAsia="Times New Roman" w:hAnsi="Times New Roman" w:cs="Times New Roman"/>
          <w:b/>
          <w:bCs/>
          <w:color w:val="000000" w:themeColor="text1"/>
          <w:sz w:val="24"/>
          <w:szCs w:val="24"/>
        </w:rPr>
        <w:t>: Logout</w:t>
      </w:r>
    </w:p>
    <w:p w14:paraId="221B4B1C" w14:textId="794C4264"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t>Functional Model:</w:t>
      </w:r>
    </w:p>
    <w:p w14:paraId="6116FDCC" w14:textId="20430F78" w:rsidR="3B1E09C7" w:rsidRDefault="796F8611" w:rsidP="3B1E09C7">
      <w:pPr>
        <w:jc w:val="both"/>
        <w:rPr>
          <w:rFonts w:ascii="Times New Roman" w:eastAsia="Times New Roman" w:hAnsi="Times New Roman" w:cs="Times New Roman"/>
          <w:b/>
          <w:bCs/>
          <w:color w:val="0070C0"/>
          <w:sz w:val="24"/>
          <w:szCs w:val="24"/>
        </w:rPr>
      </w:pPr>
      <w:r w:rsidRPr="796F8611">
        <w:rPr>
          <w:rFonts w:ascii="Times New Roman" w:eastAsia="Times New Roman" w:hAnsi="Times New Roman" w:cs="Times New Roman"/>
          <w:b/>
          <w:bCs/>
          <w:color w:val="0070C0"/>
          <w:sz w:val="24"/>
          <w:szCs w:val="24"/>
        </w:rPr>
        <w:t>Scenarios</w:t>
      </w:r>
    </w:p>
    <w:p w14:paraId="7057AB95" w14:textId="6C1959FE" w:rsidR="796F8611" w:rsidRDefault="29B25F8F" w:rsidP="29B25F8F">
      <w:pPr>
        <w:jc w:val="both"/>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b/>
          <w:bCs/>
          <w:color w:val="000000" w:themeColor="text1"/>
          <w:sz w:val="24"/>
          <w:szCs w:val="24"/>
        </w:rPr>
        <w:t>Example 1:</w:t>
      </w:r>
      <w:r w:rsidRPr="29B25F8F">
        <w:rPr>
          <w:rFonts w:ascii="Times New Roman" w:eastAsia="Times New Roman" w:hAnsi="Times New Roman" w:cs="Times New Roman"/>
          <w:color w:val="000000" w:themeColor="text1"/>
          <w:sz w:val="24"/>
          <w:szCs w:val="24"/>
        </w:rPr>
        <w:t xml:space="preserve">  Susan attempt to logout from her account </w:t>
      </w:r>
      <w:r w:rsidRPr="29B25F8F">
        <w:rPr>
          <w:rFonts w:ascii="Times New Roman" w:eastAsia="Times New Roman" w:hAnsi="Times New Roman" w:cs="Times New Roman"/>
          <w:sz w:val="24"/>
          <w:szCs w:val="24"/>
        </w:rPr>
        <w:t>on 5/01/2018 at 5:00PM</w:t>
      </w:r>
      <w:r w:rsidRPr="29B25F8F">
        <w:rPr>
          <w:rFonts w:ascii="Times New Roman" w:eastAsia="Times New Roman" w:hAnsi="Times New Roman" w:cs="Times New Roman"/>
          <w:color w:val="000000" w:themeColor="text1"/>
          <w:sz w:val="24"/>
          <w:szCs w:val="24"/>
        </w:rPr>
        <w:t>.</w:t>
      </w:r>
    </w:p>
    <w:tbl>
      <w:tblPr>
        <w:tblStyle w:val="PlainTable2"/>
        <w:tblW w:w="9360" w:type="dxa"/>
        <w:tblLook w:val="04A0" w:firstRow="1" w:lastRow="0" w:firstColumn="1" w:lastColumn="0" w:noHBand="0" w:noVBand="1"/>
      </w:tblPr>
      <w:tblGrid>
        <w:gridCol w:w="3405"/>
        <w:gridCol w:w="5955"/>
      </w:tblGrid>
      <w:tr w:rsidR="3B1E09C7" w14:paraId="6B0E48AA"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5" w:type="dxa"/>
          </w:tcPr>
          <w:p w14:paraId="4E85EAB1" w14:textId="398BB273"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Use case name</w:t>
            </w:r>
          </w:p>
        </w:tc>
        <w:tc>
          <w:tcPr>
            <w:tcW w:w="5955" w:type="dxa"/>
          </w:tcPr>
          <w:p w14:paraId="311BE103" w14:textId="55B23C5F" w:rsidR="3B1E09C7" w:rsidRDefault="7CC5B521" w:rsidP="7CC5B52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LogoutSuccessful</w:t>
            </w:r>
            <w:proofErr w:type="spellEnd"/>
            <w:r w:rsidRPr="7CC5B521">
              <w:rPr>
                <w:rFonts w:ascii="Times New Roman" w:eastAsia="Times New Roman" w:hAnsi="Times New Roman" w:cs="Times New Roman"/>
                <w:b w:val="0"/>
                <w:bCs w:val="0"/>
                <w:color w:val="000000" w:themeColor="text1"/>
                <w:sz w:val="24"/>
                <w:szCs w:val="24"/>
                <w:u w:val="single"/>
              </w:rPr>
              <w:t>: Logout</w:t>
            </w:r>
          </w:p>
        </w:tc>
      </w:tr>
      <w:tr w:rsidR="3B1E09C7" w14:paraId="35D7F7A2"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5" w:type="dxa"/>
          </w:tcPr>
          <w:p w14:paraId="6F3B0DEF" w14:textId="5D9BD5C4"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p>
        </w:tc>
        <w:tc>
          <w:tcPr>
            <w:tcW w:w="5955" w:type="dxa"/>
          </w:tcPr>
          <w:p w14:paraId="72B539D5" w14:textId="448E2E16"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5C858A6">
              <w:rPr>
                <w:rFonts w:ascii="Times New Roman" w:eastAsia="Times New Roman" w:hAnsi="Times New Roman" w:cs="Times New Roman"/>
                <w:color w:val="000000" w:themeColor="text1"/>
                <w:sz w:val="24"/>
                <w:szCs w:val="24"/>
                <w:u w:val="single"/>
              </w:rPr>
              <w:t>Susan: Customer</w:t>
            </w:r>
          </w:p>
        </w:tc>
      </w:tr>
      <w:tr w:rsidR="3B1E09C7" w14:paraId="4B76D261" w14:textId="77777777" w:rsidTr="7CC5B521">
        <w:tc>
          <w:tcPr>
            <w:cnfStyle w:val="001000000000" w:firstRow="0" w:lastRow="0" w:firstColumn="1" w:lastColumn="0" w:oddVBand="0" w:evenVBand="0" w:oddHBand="0" w:evenHBand="0" w:firstRowFirstColumn="0" w:firstRowLastColumn="0" w:lastRowFirstColumn="0" w:lastRowLastColumn="0"/>
            <w:tcW w:w="3405" w:type="dxa"/>
          </w:tcPr>
          <w:p w14:paraId="0BA8835B" w14:textId="12AD5C9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Flow of Events </w:t>
            </w:r>
          </w:p>
        </w:tc>
        <w:tc>
          <w:tcPr>
            <w:tcW w:w="5955" w:type="dxa"/>
          </w:tcPr>
          <w:p w14:paraId="29CD6E4B" w14:textId="71975382" w:rsidR="3B1E09C7" w:rsidRDefault="7CC5B521" w:rsidP="5D7DB914">
            <w:pPr>
              <w:spacing w:line="331" w:lineRule="exact"/>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color w:val="000000" w:themeColor="text1"/>
                <w:sz w:val="24"/>
                <w:szCs w:val="24"/>
              </w:rPr>
              <w:t xml:space="preserve">1.Susan activates the "Logout" function of the system by clicking on the “Logout tab” on her </w:t>
            </w:r>
            <w:proofErr w:type="spellStart"/>
            <w:r w:rsidRPr="7CC5B521">
              <w:rPr>
                <w:rFonts w:ascii="Times New Roman" w:eastAsia="Times New Roman" w:hAnsi="Times New Roman" w:cs="Times New Roman"/>
                <w:color w:val="000000" w:themeColor="text1"/>
                <w:sz w:val="24"/>
                <w:szCs w:val="24"/>
              </w:rPr>
              <w:t>susansmith</w:t>
            </w:r>
            <w:proofErr w:type="spellEnd"/>
            <w:r w:rsidRPr="7CC5B521">
              <w:rPr>
                <w:rFonts w:ascii="Times New Roman" w:eastAsia="Times New Roman" w:hAnsi="Times New Roman" w:cs="Times New Roman"/>
                <w:color w:val="000000" w:themeColor="text1"/>
                <w:sz w:val="24"/>
                <w:szCs w:val="24"/>
              </w:rPr>
              <w:t xml:space="preserve"> account’s main page.</w:t>
            </w:r>
          </w:p>
          <w:p w14:paraId="74D92756" w14:textId="6B396F76"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2. Upon successful completion of the Logout, the system displays ‘successful message’ on the screen.</w:t>
            </w:r>
          </w:p>
        </w:tc>
      </w:tr>
    </w:tbl>
    <w:p w14:paraId="66879AA7" w14:textId="5E7A96ED" w:rsidR="796F8611" w:rsidRDefault="43D266EE" w:rsidP="7500CCF5">
      <w:pPr>
        <w:jc w:val="center"/>
        <w:rPr>
          <w:rFonts w:ascii="Times New Roman" w:eastAsia="Times New Roman" w:hAnsi="Times New Roman" w:cs="Times New Roman"/>
          <w:b/>
          <w:bCs/>
        </w:rPr>
      </w:pPr>
      <w:r w:rsidRPr="43D266EE">
        <w:rPr>
          <w:rFonts w:ascii="Times New Roman" w:eastAsia="Times New Roman" w:hAnsi="Times New Roman" w:cs="Times New Roman"/>
          <w:b/>
          <w:bCs/>
        </w:rPr>
        <w:t>[Table: 51 Logout Successful Scenario]</w:t>
      </w:r>
    </w:p>
    <w:p w14:paraId="5DA7CF8F" w14:textId="35F1D37E" w:rsidR="43D266EE" w:rsidRDefault="43D266EE" w:rsidP="43D266EE">
      <w:pPr>
        <w:jc w:val="center"/>
        <w:rPr>
          <w:rFonts w:ascii="Times New Roman" w:eastAsia="Times New Roman" w:hAnsi="Times New Roman" w:cs="Times New Roman"/>
          <w:b/>
          <w:bCs/>
        </w:rPr>
      </w:pPr>
    </w:p>
    <w:p w14:paraId="2AA76CEC" w14:textId="77777777" w:rsidR="001E0E08" w:rsidRDefault="001E0E08" w:rsidP="29B25F8F">
      <w:pPr>
        <w:jc w:val="both"/>
        <w:rPr>
          <w:rFonts w:ascii="Times New Roman" w:eastAsia="Times New Roman" w:hAnsi="Times New Roman" w:cs="Times New Roman"/>
          <w:b/>
          <w:bCs/>
          <w:color w:val="000000" w:themeColor="text1"/>
          <w:sz w:val="24"/>
          <w:szCs w:val="24"/>
        </w:rPr>
      </w:pPr>
    </w:p>
    <w:p w14:paraId="6741FE7C" w14:textId="77777777" w:rsidR="001E0E08" w:rsidRDefault="001E0E08" w:rsidP="29B25F8F">
      <w:pPr>
        <w:jc w:val="both"/>
        <w:rPr>
          <w:rFonts w:ascii="Times New Roman" w:eastAsia="Times New Roman" w:hAnsi="Times New Roman" w:cs="Times New Roman"/>
          <w:b/>
          <w:bCs/>
          <w:color w:val="000000" w:themeColor="text1"/>
          <w:sz w:val="24"/>
          <w:szCs w:val="24"/>
        </w:rPr>
      </w:pPr>
    </w:p>
    <w:p w14:paraId="571ADD65" w14:textId="77777777" w:rsidR="00FA1F5E" w:rsidRDefault="00FA1F5E" w:rsidP="29B25F8F">
      <w:pPr>
        <w:jc w:val="both"/>
        <w:rPr>
          <w:rFonts w:ascii="Times New Roman" w:eastAsia="Times New Roman" w:hAnsi="Times New Roman" w:cs="Times New Roman"/>
          <w:b/>
          <w:bCs/>
          <w:color w:val="000000" w:themeColor="text1"/>
          <w:sz w:val="24"/>
          <w:szCs w:val="24"/>
        </w:rPr>
      </w:pPr>
    </w:p>
    <w:p w14:paraId="2149F2FF" w14:textId="17ACB14F" w:rsidR="29B25F8F" w:rsidRDefault="29B25F8F" w:rsidP="29B25F8F">
      <w:pPr>
        <w:jc w:val="both"/>
        <w:rPr>
          <w:rFonts w:ascii="Times New Roman" w:eastAsia="Times New Roman" w:hAnsi="Times New Roman" w:cs="Times New Roman"/>
          <w:color w:val="000000" w:themeColor="text1"/>
          <w:sz w:val="24"/>
          <w:szCs w:val="24"/>
        </w:rPr>
      </w:pPr>
      <w:r w:rsidRPr="29B25F8F">
        <w:rPr>
          <w:rFonts w:ascii="Times New Roman" w:eastAsia="Times New Roman" w:hAnsi="Times New Roman" w:cs="Times New Roman"/>
          <w:b/>
          <w:bCs/>
          <w:color w:val="000000" w:themeColor="text1"/>
          <w:sz w:val="24"/>
          <w:szCs w:val="24"/>
        </w:rPr>
        <w:t>Example 2:</w:t>
      </w:r>
      <w:r w:rsidRPr="29B25F8F">
        <w:rPr>
          <w:rFonts w:ascii="Times New Roman" w:eastAsia="Times New Roman" w:hAnsi="Times New Roman" w:cs="Times New Roman"/>
          <w:color w:val="000000" w:themeColor="text1"/>
          <w:sz w:val="24"/>
          <w:szCs w:val="24"/>
        </w:rPr>
        <w:t xml:space="preserve">  Susan attempt to logout from her account </w:t>
      </w:r>
      <w:r w:rsidRPr="29B25F8F">
        <w:rPr>
          <w:rFonts w:ascii="Times New Roman" w:eastAsia="Times New Roman" w:hAnsi="Times New Roman" w:cs="Times New Roman"/>
          <w:sz w:val="24"/>
          <w:szCs w:val="24"/>
        </w:rPr>
        <w:t>on 5/01/2018 at 5:00PM.</w:t>
      </w:r>
    </w:p>
    <w:tbl>
      <w:tblPr>
        <w:tblStyle w:val="PlainTable2"/>
        <w:tblW w:w="9360" w:type="dxa"/>
        <w:tblLook w:val="04A0" w:firstRow="1" w:lastRow="0" w:firstColumn="1" w:lastColumn="0" w:noHBand="0" w:noVBand="1"/>
      </w:tblPr>
      <w:tblGrid>
        <w:gridCol w:w="3420"/>
        <w:gridCol w:w="5940"/>
      </w:tblGrid>
      <w:tr w:rsidR="3B1E09C7" w14:paraId="7D9747AF"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CF40CFD" w14:textId="398BB273"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Use case name</w:t>
            </w:r>
          </w:p>
        </w:tc>
        <w:tc>
          <w:tcPr>
            <w:tcW w:w="5940" w:type="dxa"/>
          </w:tcPr>
          <w:p w14:paraId="3291FB51" w14:textId="7C432B7F" w:rsidR="3B1E09C7" w:rsidRDefault="7CC5B521" w:rsidP="7CC5B521">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val="0"/>
                <w:bCs w:val="0"/>
                <w:color w:val="000000" w:themeColor="text1"/>
                <w:sz w:val="24"/>
                <w:szCs w:val="24"/>
                <w:u w:val="single"/>
              </w:rPr>
              <w:t>LogoutUnsuccessful</w:t>
            </w:r>
            <w:proofErr w:type="spellEnd"/>
            <w:r w:rsidRPr="7CC5B521">
              <w:rPr>
                <w:rFonts w:ascii="Times New Roman" w:eastAsia="Times New Roman" w:hAnsi="Times New Roman" w:cs="Times New Roman"/>
                <w:b w:val="0"/>
                <w:bCs w:val="0"/>
                <w:color w:val="000000" w:themeColor="text1"/>
                <w:sz w:val="24"/>
                <w:szCs w:val="24"/>
                <w:u w:val="single"/>
              </w:rPr>
              <w:t>: Logout</w:t>
            </w:r>
          </w:p>
        </w:tc>
      </w:tr>
      <w:tr w:rsidR="3B1E09C7" w14:paraId="12B30219"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21396FE" w14:textId="5D9BD5C4"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p>
        </w:tc>
        <w:tc>
          <w:tcPr>
            <w:tcW w:w="5940" w:type="dxa"/>
          </w:tcPr>
          <w:p w14:paraId="0ECE338C" w14:textId="183A7975"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u w:val="single"/>
              </w:rPr>
            </w:pPr>
            <w:r w:rsidRPr="75C858A6">
              <w:rPr>
                <w:rFonts w:ascii="Times New Roman" w:eastAsia="Times New Roman" w:hAnsi="Times New Roman" w:cs="Times New Roman"/>
                <w:color w:val="000000" w:themeColor="text1"/>
                <w:sz w:val="24"/>
                <w:szCs w:val="24"/>
                <w:u w:val="single"/>
              </w:rPr>
              <w:t>Susan: Customer</w:t>
            </w:r>
          </w:p>
        </w:tc>
      </w:tr>
      <w:tr w:rsidR="3B1E09C7" w14:paraId="4827848B" w14:textId="77777777" w:rsidTr="7CC5B521">
        <w:tc>
          <w:tcPr>
            <w:cnfStyle w:val="001000000000" w:firstRow="0" w:lastRow="0" w:firstColumn="1" w:lastColumn="0" w:oddVBand="0" w:evenVBand="0" w:oddHBand="0" w:evenHBand="0" w:firstRowFirstColumn="0" w:firstRowLastColumn="0" w:lastRowFirstColumn="0" w:lastRowLastColumn="0"/>
            <w:tcW w:w="3420" w:type="dxa"/>
          </w:tcPr>
          <w:p w14:paraId="33B2713D" w14:textId="12AD5C9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Flow of Events </w:t>
            </w:r>
          </w:p>
        </w:tc>
        <w:tc>
          <w:tcPr>
            <w:tcW w:w="5940" w:type="dxa"/>
          </w:tcPr>
          <w:p w14:paraId="42FFF954" w14:textId="0F183D88" w:rsidR="3B1E09C7" w:rsidRDefault="7CC5B521" w:rsidP="5D7DB914">
            <w:pPr>
              <w:spacing w:line="331" w:lineRule="exact"/>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color w:val="000000" w:themeColor="text1"/>
                <w:sz w:val="24"/>
                <w:szCs w:val="24"/>
              </w:rPr>
              <w:t xml:space="preserve">1.Susan activates the "Logout" function of the system by clicking on the “Logout” tab on her </w:t>
            </w:r>
            <w:proofErr w:type="spellStart"/>
            <w:r w:rsidRPr="7CC5B521">
              <w:rPr>
                <w:rFonts w:ascii="Times New Roman" w:eastAsia="Times New Roman" w:hAnsi="Times New Roman" w:cs="Times New Roman"/>
                <w:color w:val="000000" w:themeColor="text1"/>
                <w:sz w:val="24"/>
                <w:szCs w:val="24"/>
              </w:rPr>
              <w:t>susansmith</w:t>
            </w:r>
            <w:proofErr w:type="spellEnd"/>
            <w:r w:rsidRPr="7CC5B521">
              <w:rPr>
                <w:rFonts w:ascii="Times New Roman" w:eastAsia="Times New Roman" w:hAnsi="Times New Roman" w:cs="Times New Roman"/>
                <w:color w:val="000000" w:themeColor="text1"/>
                <w:sz w:val="24"/>
                <w:szCs w:val="24"/>
              </w:rPr>
              <w:t xml:space="preserve"> account’s main page.</w:t>
            </w:r>
          </w:p>
          <w:p w14:paraId="6D401BE5" w14:textId="0355519B"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2. The system shows ‘unsuccessful message’ appears on the screen due to unfinished tasks error.</w:t>
            </w:r>
          </w:p>
        </w:tc>
      </w:tr>
    </w:tbl>
    <w:p w14:paraId="0B8CC12D" w14:textId="7ED73903"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52 Logout Unsuccessful Scenario]</w:t>
      </w:r>
    </w:p>
    <w:p w14:paraId="681203E9" w14:textId="21871D1C" w:rsidR="796F8611" w:rsidRDefault="796F8611" w:rsidP="796F8611">
      <w:pPr>
        <w:jc w:val="both"/>
        <w:rPr>
          <w:rFonts w:ascii="Times New Roman" w:eastAsia="Times New Roman" w:hAnsi="Times New Roman" w:cs="Times New Roman"/>
          <w:b/>
          <w:bCs/>
          <w:color w:val="0070C0"/>
          <w:sz w:val="24"/>
          <w:szCs w:val="24"/>
        </w:rPr>
      </w:pPr>
    </w:p>
    <w:p w14:paraId="0B01E85E" w14:textId="289E75A2"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Initial Use case</w:t>
      </w:r>
    </w:p>
    <w:tbl>
      <w:tblPr>
        <w:tblStyle w:val="PlainTable2"/>
        <w:tblW w:w="9360" w:type="dxa"/>
        <w:tblLook w:val="04A0" w:firstRow="1" w:lastRow="0" w:firstColumn="1" w:lastColumn="0" w:noHBand="0" w:noVBand="1"/>
      </w:tblPr>
      <w:tblGrid>
        <w:gridCol w:w="3450"/>
        <w:gridCol w:w="5910"/>
      </w:tblGrid>
      <w:tr w:rsidR="3B1E09C7" w14:paraId="38ED1B81" w14:textId="77777777" w:rsidTr="5D7DB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Pr>
          <w:p w14:paraId="51451BE4" w14:textId="398BB273"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Use case name</w:t>
            </w:r>
          </w:p>
        </w:tc>
        <w:tc>
          <w:tcPr>
            <w:tcW w:w="5910" w:type="dxa"/>
          </w:tcPr>
          <w:p w14:paraId="1A3D0DAE" w14:textId="16D24E51" w:rsidR="75C858A6" w:rsidRDefault="75C858A6" w:rsidP="75C858A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b w:val="0"/>
                <w:bCs w:val="0"/>
                <w:color w:val="000000" w:themeColor="text1"/>
                <w:sz w:val="24"/>
                <w:szCs w:val="24"/>
              </w:rPr>
              <w:t>Logout</w:t>
            </w:r>
          </w:p>
        </w:tc>
      </w:tr>
      <w:tr w:rsidR="3B1E09C7" w14:paraId="4B68A864" w14:textId="77777777" w:rsidTr="5D7DB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Pr>
          <w:p w14:paraId="0DE778E2" w14:textId="5D9BD5C4"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p>
        </w:tc>
        <w:tc>
          <w:tcPr>
            <w:tcW w:w="5910" w:type="dxa"/>
          </w:tcPr>
          <w:p w14:paraId="429C5C06" w14:textId="2D6DFDD1" w:rsidR="75C858A6"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Initiated by the customer</w:t>
            </w:r>
          </w:p>
        </w:tc>
      </w:tr>
      <w:tr w:rsidR="3B1E09C7" w14:paraId="0041D0DA" w14:textId="77777777" w:rsidTr="5D7DB914">
        <w:tc>
          <w:tcPr>
            <w:cnfStyle w:val="001000000000" w:firstRow="0" w:lastRow="0" w:firstColumn="1" w:lastColumn="0" w:oddVBand="0" w:evenVBand="0" w:oddHBand="0" w:evenHBand="0" w:firstRowFirstColumn="0" w:firstRowLastColumn="0" w:lastRowFirstColumn="0" w:lastRowLastColumn="0"/>
            <w:tcW w:w="3450" w:type="dxa"/>
          </w:tcPr>
          <w:p w14:paraId="2022C8F5" w14:textId="12AD5C9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Flow of Events </w:t>
            </w:r>
          </w:p>
        </w:tc>
        <w:tc>
          <w:tcPr>
            <w:tcW w:w="5910" w:type="dxa"/>
          </w:tcPr>
          <w:p w14:paraId="6C0DD8D0" w14:textId="667A62E1"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pPr>
            <w:r w:rsidRPr="5D7DB914">
              <w:rPr>
                <w:rFonts w:ascii="Times New Roman" w:eastAsia="Times New Roman" w:hAnsi="Times New Roman" w:cs="Times New Roman"/>
                <w:color w:val="000000" w:themeColor="text1"/>
                <w:sz w:val="24"/>
                <w:szCs w:val="24"/>
              </w:rPr>
              <w:t>1.The customer is logging out from his/her account by clicks the “Logout” tab at specific time and specific date.</w:t>
            </w:r>
          </w:p>
          <w:p w14:paraId="73A524B6" w14:textId="468B5E1B" w:rsidR="3B1E09C7" w:rsidRDefault="5D7DB914" w:rsidP="5D7DB914">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5D7DB914">
              <w:rPr>
                <w:rFonts w:ascii="Times New Roman" w:eastAsia="Times New Roman" w:hAnsi="Times New Roman" w:cs="Times New Roman"/>
                <w:color w:val="000000" w:themeColor="text1"/>
                <w:sz w:val="24"/>
                <w:szCs w:val="24"/>
              </w:rPr>
              <w:t>2.The system shows “successful message” or “unsuccessful message” on the screen.</w:t>
            </w:r>
          </w:p>
        </w:tc>
      </w:tr>
      <w:tr w:rsidR="3B1E09C7" w14:paraId="73AAC548" w14:textId="77777777" w:rsidTr="5D7DB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Pr>
          <w:p w14:paraId="2EEF302B" w14:textId="5F07221C"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Entry conditions </w:t>
            </w:r>
          </w:p>
        </w:tc>
        <w:tc>
          <w:tcPr>
            <w:tcW w:w="5910" w:type="dxa"/>
          </w:tcPr>
          <w:p w14:paraId="5F0F0988" w14:textId="59FA75CC" w:rsidR="3B1E09C7" w:rsidRDefault="75C858A6" w:rsidP="75C858A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customer is logged into his/her Online Banking System.</w:t>
            </w:r>
          </w:p>
        </w:tc>
      </w:tr>
      <w:tr w:rsidR="3B1E09C7" w14:paraId="6CCF4AA9" w14:textId="77777777" w:rsidTr="5D7DB914">
        <w:tc>
          <w:tcPr>
            <w:cnfStyle w:val="001000000000" w:firstRow="0" w:lastRow="0" w:firstColumn="1" w:lastColumn="0" w:oddVBand="0" w:evenVBand="0" w:oddHBand="0" w:evenHBand="0" w:firstRowFirstColumn="0" w:firstRowLastColumn="0" w:lastRowFirstColumn="0" w:lastRowLastColumn="0"/>
            <w:tcW w:w="3450" w:type="dxa"/>
          </w:tcPr>
          <w:p w14:paraId="68077610" w14:textId="42008C58"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Exit conditions</w:t>
            </w:r>
          </w:p>
        </w:tc>
        <w:tc>
          <w:tcPr>
            <w:tcW w:w="5910" w:type="dxa"/>
          </w:tcPr>
          <w:p w14:paraId="2E7B5C8A" w14:textId="3E09168E" w:rsidR="3B1E09C7" w:rsidRDefault="75C858A6" w:rsidP="75C858A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online banking system shows “Successful logout” or “Unsuccessful logout”.</w:t>
            </w:r>
          </w:p>
        </w:tc>
      </w:tr>
      <w:tr w:rsidR="3B1E09C7" w14:paraId="6371B162" w14:textId="77777777" w:rsidTr="5D7DB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0" w:type="dxa"/>
          </w:tcPr>
          <w:p w14:paraId="48A06643" w14:textId="7FFCF04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Quality Requirements</w:t>
            </w:r>
          </w:p>
        </w:tc>
        <w:tc>
          <w:tcPr>
            <w:tcW w:w="5910" w:type="dxa"/>
          </w:tcPr>
          <w:p w14:paraId="6F41539F" w14:textId="400FAA05"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process must be done in less than 3 seconds.</w:t>
            </w:r>
          </w:p>
        </w:tc>
      </w:tr>
    </w:tbl>
    <w:p w14:paraId="48C91267" w14:textId="12E1963E" w:rsidR="796F8611" w:rsidRDefault="7500CCF5" w:rsidP="7500CCF5">
      <w:pPr>
        <w:jc w:val="center"/>
        <w:rPr>
          <w:rFonts w:ascii="Times New Roman" w:eastAsia="Times New Roman" w:hAnsi="Times New Roman" w:cs="Times New Roman"/>
          <w:b/>
          <w:bCs/>
        </w:rPr>
      </w:pPr>
      <w:r w:rsidRPr="7500CCF5">
        <w:rPr>
          <w:rFonts w:ascii="Times New Roman" w:eastAsia="Times New Roman" w:hAnsi="Times New Roman" w:cs="Times New Roman"/>
          <w:b/>
          <w:bCs/>
        </w:rPr>
        <w:t>[Table: 53 Logout Initial Use Case]</w:t>
      </w:r>
    </w:p>
    <w:p w14:paraId="39ADCF05" w14:textId="1893CE6B" w:rsidR="796F8611" w:rsidRDefault="796F8611" w:rsidP="796F8611">
      <w:pPr>
        <w:rPr>
          <w:rFonts w:ascii="Times New Roman" w:eastAsia="Times New Roman" w:hAnsi="Times New Roman" w:cs="Times New Roman"/>
          <w:b/>
          <w:bCs/>
          <w:color w:val="000000" w:themeColor="text1"/>
          <w:sz w:val="24"/>
          <w:szCs w:val="24"/>
        </w:rPr>
      </w:pPr>
    </w:p>
    <w:p w14:paraId="28FF69F3" w14:textId="7762A531" w:rsidR="3B1E09C7" w:rsidRDefault="3B1E09C7" w:rsidP="3B1E09C7">
      <w:pPr>
        <w:jc w:val="both"/>
        <w:rPr>
          <w:rFonts w:ascii="Times New Roman" w:eastAsia="Times New Roman" w:hAnsi="Times New Roman" w:cs="Times New Roman"/>
          <w:b/>
          <w:bCs/>
          <w:color w:val="0070C0"/>
          <w:sz w:val="24"/>
          <w:szCs w:val="24"/>
        </w:rPr>
      </w:pPr>
      <w:r w:rsidRPr="3B1E09C7">
        <w:rPr>
          <w:rFonts w:ascii="Times New Roman" w:eastAsia="Times New Roman" w:hAnsi="Times New Roman" w:cs="Times New Roman"/>
          <w:b/>
          <w:bCs/>
          <w:color w:val="0070C0"/>
          <w:sz w:val="24"/>
          <w:szCs w:val="24"/>
        </w:rPr>
        <w:t>Refine Use case</w:t>
      </w:r>
    </w:p>
    <w:tbl>
      <w:tblPr>
        <w:tblStyle w:val="PlainTable2"/>
        <w:tblW w:w="9360" w:type="dxa"/>
        <w:tblLook w:val="04A0" w:firstRow="1" w:lastRow="0" w:firstColumn="1" w:lastColumn="0" w:noHBand="0" w:noVBand="1"/>
      </w:tblPr>
      <w:tblGrid>
        <w:gridCol w:w="3495"/>
        <w:gridCol w:w="5865"/>
      </w:tblGrid>
      <w:tr w:rsidR="3B1E09C7" w14:paraId="41684347"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5" w:type="dxa"/>
          </w:tcPr>
          <w:p w14:paraId="463DA593" w14:textId="398BB273"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Use case name</w:t>
            </w:r>
          </w:p>
        </w:tc>
        <w:tc>
          <w:tcPr>
            <w:tcW w:w="5865" w:type="dxa"/>
          </w:tcPr>
          <w:p w14:paraId="4DF02C83" w14:textId="6CE85FD0" w:rsidR="3B1E09C7" w:rsidRDefault="75C858A6" w:rsidP="75C858A6">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b w:val="0"/>
                <w:bCs w:val="0"/>
                <w:color w:val="000000" w:themeColor="text1"/>
                <w:sz w:val="24"/>
                <w:szCs w:val="24"/>
              </w:rPr>
              <w:t>Logout</w:t>
            </w:r>
          </w:p>
        </w:tc>
      </w:tr>
      <w:tr w:rsidR="3B1E09C7" w14:paraId="5AA3BB12"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5" w:type="dxa"/>
          </w:tcPr>
          <w:p w14:paraId="75D56FCF" w14:textId="5D9BD5C4"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Participating Actor</w:t>
            </w:r>
          </w:p>
        </w:tc>
        <w:tc>
          <w:tcPr>
            <w:tcW w:w="5865" w:type="dxa"/>
          </w:tcPr>
          <w:p w14:paraId="6684ED1E" w14:textId="12AF02D5"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Initiated by a customer</w:t>
            </w:r>
          </w:p>
        </w:tc>
      </w:tr>
      <w:tr w:rsidR="3B1E09C7" w14:paraId="31FBFD3B" w14:textId="77777777" w:rsidTr="7CC5B521">
        <w:tc>
          <w:tcPr>
            <w:cnfStyle w:val="001000000000" w:firstRow="0" w:lastRow="0" w:firstColumn="1" w:lastColumn="0" w:oddVBand="0" w:evenVBand="0" w:oddHBand="0" w:evenHBand="0" w:firstRowFirstColumn="0" w:firstRowLastColumn="0" w:lastRowFirstColumn="0" w:lastRowLastColumn="0"/>
            <w:tcW w:w="3495" w:type="dxa"/>
          </w:tcPr>
          <w:p w14:paraId="3B6B8477" w14:textId="12AD5C9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 xml:space="preserve">Flow of Events </w:t>
            </w:r>
          </w:p>
        </w:tc>
        <w:tc>
          <w:tcPr>
            <w:tcW w:w="5865" w:type="dxa"/>
          </w:tcPr>
          <w:p w14:paraId="7CEDCB67" w14:textId="77658AA7" w:rsidR="3B1E09C7" w:rsidRDefault="7CC5B521" w:rsidP="5D7DB914">
            <w:pPr>
              <w:spacing w:line="331" w:lineRule="exact"/>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color w:val="000000" w:themeColor="text1"/>
                <w:sz w:val="24"/>
                <w:szCs w:val="24"/>
              </w:rPr>
              <w:t xml:space="preserve">1.The customer is logging out from his/her account by clicking the “Logout” tab in the </w:t>
            </w:r>
            <w:proofErr w:type="spellStart"/>
            <w:r w:rsidRPr="7CC5B521">
              <w:rPr>
                <w:rFonts w:ascii="Times New Roman" w:eastAsia="Times New Roman" w:hAnsi="Times New Roman" w:cs="Times New Roman"/>
                <w:color w:val="000000" w:themeColor="text1"/>
                <w:sz w:val="24"/>
                <w:szCs w:val="24"/>
              </w:rPr>
              <w:t>HomeWindow</w:t>
            </w:r>
            <w:proofErr w:type="spellEnd"/>
            <w:r w:rsidRPr="7CC5B521">
              <w:rPr>
                <w:rFonts w:ascii="Times New Roman" w:eastAsia="Times New Roman" w:hAnsi="Times New Roman" w:cs="Times New Roman"/>
                <w:color w:val="000000" w:themeColor="text1"/>
                <w:sz w:val="24"/>
                <w:szCs w:val="24"/>
              </w:rPr>
              <w:t>.</w:t>
            </w:r>
          </w:p>
          <w:p w14:paraId="6BE75083" w14:textId="246506BF" w:rsidR="3B1E09C7" w:rsidRDefault="7CC5B521" w:rsidP="5D7DB914">
            <w:pPr>
              <w:spacing w:line="331" w:lineRule="exact"/>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color w:val="000000" w:themeColor="text1"/>
                <w:sz w:val="24"/>
                <w:szCs w:val="24"/>
              </w:rPr>
              <w:t xml:space="preserve">2.The </w:t>
            </w:r>
            <w:proofErr w:type="spellStart"/>
            <w:r w:rsidRPr="7CC5B521">
              <w:rPr>
                <w:rFonts w:ascii="Times New Roman" w:eastAsia="Times New Roman" w:hAnsi="Times New Roman" w:cs="Times New Roman"/>
                <w:color w:val="000000" w:themeColor="text1"/>
                <w:sz w:val="24"/>
                <w:szCs w:val="24"/>
              </w:rPr>
              <w:t>LogoutControl</w:t>
            </w:r>
            <w:proofErr w:type="spellEnd"/>
            <w:r w:rsidRPr="7CC5B521">
              <w:rPr>
                <w:rFonts w:ascii="Times New Roman" w:eastAsia="Times New Roman" w:hAnsi="Times New Roman" w:cs="Times New Roman"/>
                <w:color w:val="000000" w:themeColor="text1"/>
                <w:sz w:val="24"/>
                <w:szCs w:val="24"/>
              </w:rPr>
              <w:t xml:space="preserve"> object is created.</w:t>
            </w:r>
          </w:p>
          <w:p w14:paraId="44393A9F" w14:textId="45323D68" w:rsidR="3B1E09C7" w:rsidRDefault="7CC5B521" w:rsidP="5D7DB914">
            <w:pPr>
              <w:spacing w:line="331" w:lineRule="exact"/>
              <w:cnfStyle w:val="000000000000" w:firstRow="0" w:lastRow="0" w:firstColumn="0" w:lastColumn="0" w:oddVBand="0" w:evenVBand="0" w:oddHBand="0" w:evenHBand="0" w:firstRowFirstColumn="0" w:firstRowLastColumn="0" w:lastRowFirstColumn="0" w:lastRowLastColumn="0"/>
            </w:pPr>
            <w:r w:rsidRPr="7CC5B521">
              <w:rPr>
                <w:rFonts w:ascii="Times New Roman" w:eastAsia="Times New Roman" w:hAnsi="Times New Roman" w:cs="Times New Roman"/>
                <w:color w:val="000000" w:themeColor="text1"/>
                <w:sz w:val="24"/>
                <w:szCs w:val="24"/>
              </w:rPr>
              <w:t xml:space="preserve">3.The </w:t>
            </w:r>
            <w:proofErr w:type="spellStart"/>
            <w:r w:rsidRPr="7CC5B521">
              <w:rPr>
                <w:rFonts w:ascii="Times New Roman" w:eastAsia="Times New Roman" w:hAnsi="Times New Roman" w:cs="Times New Roman"/>
                <w:color w:val="000000" w:themeColor="text1"/>
                <w:sz w:val="24"/>
                <w:szCs w:val="24"/>
              </w:rPr>
              <w:t>LogoutControl</w:t>
            </w:r>
            <w:proofErr w:type="spellEnd"/>
            <w:r w:rsidRPr="7CC5B521">
              <w:rPr>
                <w:rFonts w:ascii="Times New Roman" w:eastAsia="Times New Roman" w:hAnsi="Times New Roman" w:cs="Times New Roman"/>
                <w:color w:val="000000" w:themeColor="text1"/>
                <w:sz w:val="24"/>
                <w:szCs w:val="24"/>
              </w:rPr>
              <w:t xml:space="preserve"> object creates the </w:t>
            </w:r>
            <w:proofErr w:type="spellStart"/>
            <w:r w:rsidRPr="7CC5B521">
              <w:rPr>
                <w:rFonts w:ascii="Times New Roman" w:eastAsia="Times New Roman" w:hAnsi="Times New Roman" w:cs="Times New Roman"/>
                <w:color w:val="000000" w:themeColor="text1"/>
                <w:sz w:val="24"/>
                <w:szCs w:val="24"/>
              </w:rPr>
              <w:t>UserAccount</w:t>
            </w:r>
            <w:proofErr w:type="spellEnd"/>
            <w:r w:rsidRPr="7CC5B521">
              <w:rPr>
                <w:rFonts w:ascii="Times New Roman" w:eastAsia="Times New Roman" w:hAnsi="Times New Roman" w:cs="Times New Roman"/>
                <w:color w:val="000000" w:themeColor="text1"/>
                <w:sz w:val="24"/>
                <w:szCs w:val="24"/>
              </w:rPr>
              <w:t xml:space="preserve"> entity object and invokes a logout operation.</w:t>
            </w:r>
          </w:p>
          <w:p w14:paraId="1D7BCACF" w14:textId="29B69D71" w:rsidR="3B1E09C7" w:rsidRDefault="7CC5B521" w:rsidP="7CC5B521">
            <w:pPr>
              <w:spacing w:line="331" w:lineRule="exac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4.After invocation of the logout operation, the </w:t>
            </w:r>
            <w:proofErr w:type="spellStart"/>
            <w:r w:rsidRPr="7CC5B521">
              <w:rPr>
                <w:rFonts w:ascii="Times New Roman" w:eastAsia="Times New Roman" w:hAnsi="Times New Roman" w:cs="Times New Roman"/>
                <w:color w:val="000000" w:themeColor="text1"/>
                <w:sz w:val="24"/>
                <w:szCs w:val="24"/>
              </w:rPr>
              <w:t>LogoutControl</w:t>
            </w:r>
            <w:proofErr w:type="spellEnd"/>
            <w:r w:rsidRPr="7CC5B521">
              <w:rPr>
                <w:rFonts w:ascii="Times New Roman" w:eastAsia="Times New Roman" w:hAnsi="Times New Roman" w:cs="Times New Roman"/>
                <w:color w:val="000000" w:themeColor="text1"/>
                <w:sz w:val="24"/>
                <w:szCs w:val="24"/>
              </w:rPr>
              <w:t xml:space="preserve"> object displays a “successful logout” or “unsuccessful logout” on a screen in </w:t>
            </w:r>
            <w:proofErr w:type="spellStart"/>
            <w:r w:rsidRPr="7CC5B521">
              <w:rPr>
                <w:rFonts w:ascii="Times New Roman" w:eastAsia="Times New Roman" w:hAnsi="Times New Roman" w:cs="Times New Roman"/>
                <w:color w:val="000000" w:themeColor="text1"/>
                <w:sz w:val="24"/>
                <w:szCs w:val="24"/>
              </w:rPr>
              <w:t>ShowResultWindow</w:t>
            </w:r>
            <w:proofErr w:type="spellEnd"/>
            <w:r w:rsidRPr="7CC5B521">
              <w:rPr>
                <w:rFonts w:ascii="Times New Roman" w:eastAsia="Times New Roman" w:hAnsi="Times New Roman" w:cs="Times New Roman"/>
                <w:color w:val="000000" w:themeColor="text1"/>
                <w:sz w:val="24"/>
                <w:szCs w:val="24"/>
              </w:rPr>
              <w:t>.</w:t>
            </w:r>
          </w:p>
        </w:tc>
      </w:tr>
      <w:tr w:rsidR="3B1E09C7" w14:paraId="3EF01BA9"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5" w:type="dxa"/>
          </w:tcPr>
          <w:p w14:paraId="1AEA3116" w14:textId="5F07221C"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lastRenderedPageBreak/>
              <w:t xml:space="preserve">Entry conditions </w:t>
            </w:r>
          </w:p>
        </w:tc>
        <w:tc>
          <w:tcPr>
            <w:tcW w:w="5865" w:type="dxa"/>
          </w:tcPr>
          <w:p w14:paraId="29D2DA42" w14:textId="000C7A2C" w:rsidR="3B1E09C7" w:rsidRDefault="75C858A6" w:rsidP="75C858A6">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customer is logged into his/her Online Banking System.</w:t>
            </w:r>
          </w:p>
        </w:tc>
      </w:tr>
      <w:tr w:rsidR="3B1E09C7" w14:paraId="53D9A72E" w14:textId="77777777" w:rsidTr="7CC5B521">
        <w:tc>
          <w:tcPr>
            <w:cnfStyle w:val="001000000000" w:firstRow="0" w:lastRow="0" w:firstColumn="1" w:lastColumn="0" w:oddVBand="0" w:evenVBand="0" w:oddHBand="0" w:evenHBand="0" w:firstRowFirstColumn="0" w:firstRowLastColumn="0" w:lastRowFirstColumn="0" w:lastRowLastColumn="0"/>
            <w:tcW w:w="3495" w:type="dxa"/>
          </w:tcPr>
          <w:p w14:paraId="235A101B" w14:textId="42008C58"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Exit conditions</w:t>
            </w:r>
          </w:p>
        </w:tc>
        <w:tc>
          <w:tcPr>
            <w:tcW w:w="5865" w:type="dxa"/>
          </w:tcPr>
          <w:p w14:paraId="4F33C9EA" w14:textId="2246C645" w:rsidR="3B1E09C7" w:rsidRDefault="75C858A6" w:rsidP="75C858A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online banking system shows “Successful logout” or “Unsuccessful logout”.</w:t>
            </w:r>
          </w:p>
        </w:tc>
      </w:tr>
      <w:tr w:rsidR="3B1E09C7" w14:paraId="7F0A0A65"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5" w:type="dxa"/>
          </w:tcPr>
          <w:p w14:paraId="237B68EC" w14:textId="7FFCF042" w:rsidR="3B1E09C7" w:rsidRDefault="75C858A6" w:rsidP="75C858A6">
            <w:pPr>
              <w:jc w:val="both"/>
              <w:rPr>
                <w:rFonts w:ascii="Times New Roman" w:eastAsia="Times New Roman" w:hAnsi="Times New Roman" w:cs="Times New Roman"/>
                <w:i/>
                <w:iCs/>
                <w:color w:val="000000" w:themeColor="text1"/>
                <w:sz w:val="24"/>
                <w:szCs w:val="24"/>
              </w:rPr>
            </w:pPr>
            <w:r w:rsidRPr="75C858A6">
              <w:rPr>
                <w:rFonts w:ascii="Times New Roman" w:eastAsia="Times New Roman" w:hAnsi="Times New Roman" w:cs="Times New Roman"/>
                <w:i/>
                <w:iCs/>
                <w:color w:val="000000" w:themeColor="text1"/>
                <w:sz w:val="24"/>
                <w:szCs w:val="24"/>
              </w:rPr>
              <w:t>Quality Requirements</w:t>
            </w:r>
          </w:p>
        </w:tc>
        <w:tc>
          <w:tcPr>
            <w:tcW w:w="5865" w:type="dxa"/>
          </w:tcPr>
          <w:p w14:paraId="682F6A43" w14:textId="0169B4B0" w:rsidR="3B1E09C7" w:rsidRDefault="75C858A6" w:rsidP="75C858A6">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5C858A6">
              <w:rPr>
                <w:rFonts w:ascii="Times New Roman" w:eastAsia="Times New Roman" w:hAnsi="Times New Roman" w:cs="Times New Roman"/>
                <w:color w:val="000000" w:themeColor="text1"/>
                <w:sz w:val="24"/>
                <w:szCs w:val="24"/>
              </w:rPr>
              <w:t>The Process must be done in less than 3 seconds</w:t>
            </w:r>
          </w:p>
        </w:tc>
      </w:tr>
    </w:tbl>
    <w:p w14:paraId="7C5F2D9F" w14:textId="69F2F344" w:rsidR="796F8611" w:rsidRDefault="7500CCF5" w:rsidP="7500CCF5">
      <w:pPr>
        <w:jc w:val="center"/>
        <w:rPr>
          <w:rFonts w:ascii="Times New Roman" w:eastAsia="Times New Roman" w:hAnsi="Times New Roman" w:cs="Times New Roman"/>
          <w:b/>
          <w:bCs/>
          <w:sz w:val="20"/>
          <w:szCs w:val="20"/>
        </w:rPr>
      </w:pPr>
      <w:r w:rsidRPr="7500CCF5">
        <w:rPr>
          <w:rFonts w:ascii="Times New Roman" w:eastAsia="Times New Roman" w:hAnsi="Times New Roman" w:cs="Times New Roman"/>
          <w:b/>
          <w:bCs/>
        </w:rPr>
        <w:t>[Table: 54 Logout Refine Use Case]</w:t>
      </w:r>
    </w:p>
    <w:p w14:paraId="45F9AA1E" w14:textId="26CE1E95" w:rsidR="796F8611" w:rsidRDefault="796F8611" w:rsidP="796F8611">
      <w:pPr>
        <w:jc w:val="both"/>
        <w:rPr>
          <w:rFonts w:ascii="Times New Roman" w:eastAsia="Times New Roman" w:hAnsi="Times New Roman" w:cs="Times New Roman"/>
          <w:b/>
          <w:bCs/>
          <w:color w:val="002060"/>
          <w:sz w:val="24"/>
          <w:szCs w:val="24"/>
          <w:u w:val="single"/>
        </w:rPr>
      </w:pPr>
    </w:p>
    <w:p w14:paraId="7A59F0CE" w14:textId="2EDF3A77"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t>Dynamic Model:</w:t>
      </w:r>
    </w:p>
    <w:p w14:paraId="412D9E56" w14:textId="3902BADD" w:rsidR="3B1E09C7" w:rsidRDefault="0F59714B" w:rsidP="75C858A6">
      <w:pPr>
        <w:jc w:val="both"/>
        <w:rPr>
          <w:rFonts w:ascii="Times New Roman" w:eastAsia="Times New Roman" w:hAnsi="Times New Roman" w:cs="Times New Roman"/>
          <w:b/>
          <w:bCs/>
          <w:color w:val="0070C0"/>
          <w:sz w:val="24"/>
          <w:szCs w:val="24"/>
        </w:rPr>
      </w:pPr>
      <w:r w:rsidRPr="0F59714B">
        <w:rPr>
          <w:rFonts w:ascii="Times New Roman" w:eastAsia="Times New Roman" w:hAnsi="Times New Roman" w:cs="Times New Roman"/>
          <w:b/>
          <w:bCs/>
          <w:color w:val="0070C0"/>
          <w:sz w:val="24"/>
          <w:szCs w:val="24"/>
        </w:rPr>
        <w:t>Sequences Diagram of Logout</w:t>
      </w:r>
    </w:p>
    <w:p w14:paraId="4672FF0C" w14:textId="1EB41EDF" w:rsidR="0F59714B" w:rsidRDefault="0F59714B" w:rsidP="0F59714B">
      <w:pPr>
        <w:jc w:val="both"/>
        <w:rPr>
          <w:rFonts w:ascii="Times New Roman" w:eastAsia="Times New Roman" w:hAnsi="Times New Roman" w:cs="Times New Roman"/>
          <w:b/>
          <w:bCs/>
          <w:color w:val="0070C0"/>
          <w:sz w:val="24"/>
          <w:szCs w:val="24"/>
        </w:rPr>
      </w:pPr>
      <w:r>
        <w:rPr>
          <w:noProof/>
          <w:lang w:eastAsia="zh-CN"/>
        </w:rPr>
        <w:drawing>
          <wp:inline distT="0" distB="0" distL="0" distR="0" wp14:anchorId="5A0E1D64" wp14:editId="70F1DB4D">
            <wp:extent cx="6459040" cy="4198375"/>
            <wp:effectExtent l="0" t="0" r="0" b="0"/>
            <wp:docPr id="17837919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6466798" cy="4203417"/>
                    </a:xfrm>
                    <a:prstGeom prst="rect">
                      <a:avLst/>
                    </a:prstGeom>
                  </pic:spPr>
                </pic:pic>
              </a:graphicData>
            </a:graphic>
          </wp:inline>
        </w:drawing>
      </w:r>
    </w:p>
    <w:p w14:paraId="02421DE4" w14:textId="3FAD6440" w:rsidR="796F8611" w:rsidRDefault="382F02E7" w:rsidP="7500CCF5">
      <w:pPr>
        <w:jc w:val="center"/>
        <w:rPr>
          <w:rFonts w:ascii="Times New Roman" w:eastAsia="Times New Roman" w:hAnsi="Times New Roman" w:cs="Times New Roman"/>
          <w:b/>
          <w:bCs/>
        </w:rPr>
      </w:pPr>
      <w:r w:rsidRPr="382F02E7">
        <w:rPr>
          <w:rFonts w:ascii="Times New Roman" w:eastAsia="Times New Roman" w:hAnsi="Times New Roman" w:cs="Times New Roman"/>
          <w:b/>
          <w:bCs/>
        </w:rPr>
        <w:t>[Fig 23: Sequence diagram of Logout]</w:t>
      </w:r>
    </w:p>
    <w:p w14:paraId="62766C69" w14:textId="0C554153" w:rsidR="382F02E7" w:rsidRDefault="382F02E7" w:rsidP="382F02E7">
      <w:pPr>
        <w:jc w:val="center"/>
        <w:rPr>
          <w:rFonts w:ascii="Times New Roman" w:eastAsia="Times New Roman" w:hAnsi="Times New Roman" w:cs="Times New Roman"/>
          <w:b/>
          <w:bCs/>
        </w:rPr>
      </w:pPr>
    </w:p>
    <w:p w14:paraId="0FD22218" w14:textId="77777777" w:rsidR="001E0E08" w:rsidRDefault="001E0E08" w:rsidP="7CC5B521">
      <w:pPr>
        <w:jc w:val="both"/>
        <w:rPr>
          <w:rFonts w:ascii="Times New Roman" w:eastAsia="Times New Roman" w:hAnsi="Times New Roman" w:cs="Times New Roman"/>
          <w:b/>
          <w:bCs/>
          <w:color w:val="0070C0"/>
          <w:sz w:val="24"/>
          <w:szCs w:val="24"/>
        </w:rPr>
      </w:pPr>
    </w:p>
    <w:p w14:paraId="718BEDB4" w14:textId="77777777" w:rsidR="001E0E08" w:rsidRDefault="001E0E08" w:rsidP="7CC5B521">
      <w:pPr>
        <w:jc w:val="both"/>
        <w:rPr>
          <w:rFonts w:ascii="Times New Roman" w:eastAsia="Times New Roman" w:hAnsi="Times New Roman" w:cs="Times New Roman"/>
          <w:b/>
          <w:bCs/>
          <w:color w:val="0070C0"/>
          <w:sz w:val="24"/>
          <w:szCs w:val="24"/>
        </w:rPr>
      </w:pPr>
    </w:p>
    <w:p w14:paraId="2A06E6E5" w14:textId="77777777" w:rsidR="001E0E08" w:rsidRDefault="001E0E08" w:rsidP="7CC5B521">
      <w:pPr>
        <w:jc w:val="both"/>
        <w:rPr>
          <w:rFonts w:ascii="Times New Roman" w:eastAsia="Times New Roman" w:hAnsi="Times New Roman" w:cs="Times New Roman"/>
          <w:b/>
          <w:bCs/>
          <w:color w:val="0070C0"/>
          <w:sz w:val="24"/>
          <w:szCs w:val="24"/>
        </w:rPr>
      </w:pPr>
    </w:p>
    <w:p w14:paraId="226F6200" w14:textId="77777777" w:rsidR="00750DE3" w:rsidRDefault="00750DE3" w:rsidP="7CC5B521">
      <w:pPr>
        <w:jc w:val="both"/>
        <w:rPr>
          <w:rFonts w:ascii="Times New Roman" w:eastAsia="Times New Roman" w:hAnsi="Times New Roman" w:cs="Times New Roman"/>
          <w:b/>
          <w:bCs/>
          <w:color w:val="0070C0"/>
          <w:sz w:val="24"/>
          <w:szCs w:val="24"/>
        </w:rPr>
      </w:pPr>
    </w:p>
    <w:p w14:paraId="082A783F" w14:textId="131E0883" w:rsidR="3B1E09C7" w:rsidRDefault="7CC5B521" w:rsidP="7CC5B521">
      <w:pPr>
        <w:jc w:val="both"/>
        <w:rPr>
          <w:rFonts w:ascii="Times New Roman" w:eastAsia="Times New Roman" w:hAnsi="Times New Roman" w:cs="Times New Roman"/>
          <w:b/>
          <w:bCs/>
          <w:color w:val="0070C0"/>
          <w:sz w:val="24"/>
          <w:szCs w:val="24"/>
        </w:rPr>
      </w:pPr>
      <w:r w:rsidRPr="7CC5B521">
        <w:rPr>
          <w:rFonts w:ascii="Times New Roman" w:eastAsia="Times New Roman" w:hAnsi="Times New Roman" w:cs="Times New Roman"/>
          <w:b/>
          <w:bCs/>
          <w:color w:val="0070C0"/>
          <w:sz w:val="24"/>
          <w:szCs w:val="24"/>
        </w:rPr>
        <w:lastRenderedPageBreak/>
        <w:t xml:space="preserve">State Diagram of </w:t>
      </w:r>
      <w:proofErr w:type="spellStart"/>
      <w:r w:rsidRPr="7CC5B521">
        <w:rPr>
          <w:rFonts w:ascii="Times New Roman" w:eastAsia="Times New Roman" w:hAnsi="Times New Roman" w:cs="Times New Roman"/>
          <w:b/>
          <w:bCs/>
          <w:color w:val="0070C0"/>
          <w:sz w:val="24"/>
          <w:szCs w:val="24"/>
        </w:rPr>
        <w:t>UserAccount</w:t>
      </w:r>
      <w:proofErr w:type="spellEnd"/>
      <w:r w:rsidRPr="7CC5B521">
        <w:rPr>
          <w:rFonts w:ascii="Times New Roman" w:eastAsia="Times New Roman" w:hAnsi="Times New Roman" w:cs="Times New Roman"/>
          <w:b/>
          <w:bCs/>
          <w:color w:val="0070C0"/>
          <w:sz w:val="24"/>
          <w:szCs w:val="24"/>
        </w:rPr>
        <w:t xml:space="preserve"> entity object</w:t>
      </w:r>
    </w:p>
    <w:p w14:paraId="03AA887D" w14:textId="1266C7C9" w:rsidR="75C858A6" w:rsidRDefault="75C858A6" w:rsidP="34C63CB3">
      <w:pPr>
        <w:jc w:val="both"/>
        <w:rPr>
          <w:rFonts w:ascii="Times New Roman" w:eastAsia="Times New Roman" w:hAnsi="Times New Roman" w:cs="Times New Roman"/>
          <w:b/>
          <w:bCs/>
          <w:color w:val="0070C0"/>
          <w:sz w:val="24"/>
          <w:szCs w:val="24"/>
        </w:rPr>
      </w:pPr>
      <w:r>
        <w:rPr>
          <w:noProof/>
          <w:lang w:eastAsia="zh-CN"/>
        </w:rPr>
        <w:drawing>
          <wp:inline distT="0" distB="0" distL="0" distR="0" wp14:anchorId="150E57FB" wp14:editId="6526B5F0">
            <wp:extent cx="5724524" cy="2921893"/>
            <wp:effectExtent l="0" t="0" r="0" b="0"/>
            <wp:docPr id="17965405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24524" cy="2921893"/>
                    </a:xfrm>
                    <a:prstGeom prst="rect">
                      <a:avLst/>
                    </a:prstGeom>
                  </pic:spPr>
                </pic:pic>
              </a:graphicData>
            </a:graphic>
          </wp:inline>
        </w:drawing>
      </w:r>
    </w:p>
    <w:p w14:paraId="0FC683B1" w14:textId="001E450C" w:rsidR="796F8611" w:rsidRDefault="7CC5B521" w:rsidP="796F8611">
      <w:pPr>
        <w:jc w:val="center"/>
      </w:pPr>
      <w:r w:rsidRPr="7CC5B521">
        <w:rPr>
          <w:rFonts w:ascii="Times New Roman" w:eastAsia="Times New Roman" w:hAnsi="Times New Roman" w:cs="Times New Roman"/>
          <w:b/>
          <w:bCs/>
        </w:rPr>
        <w:t xml:space="preserve">[Fig 24: State diagram of </w:t>
      </w:r>
      <w:proofErr w:type="spellStart"/>
      <w:r w:rsidRPr="7CC5B521">
        <w:rPr>
          <w:rFonts w:ascii="Times New Roman" w:eastAsia="Times New Roman" w:hAnsi="Times New Roman" w:cs="Times New Roman"/>
          <w:b/>
          <w:bCs/>
        </w:rPr>
        <w:t>UserAccount</w:t>
      </w:r>
      <w:proofErr w:type="spellEnd"/>
      <w:r w:rsidRPr="7CC5B521">
        <w:rPr>
          <w:rFonts w:ascii="Times New Roman" w:eastAsia="Times New Roman" w:hAnsi="Times New Roman" w:cs="Times New Roman"/>
          <w:b/>
          <w:bCs/>
        </w:rPr>
        <w:t>]</w:t>
      </w:r>
    </w:p>
    <w:p w14:paraId="688AD4A4" w14:textId="1CDC875A" w:rsidR="382F02E7" w:rsidRDefault="382F02E7" w:rsidP="382F02E7">
      <w:pPr>
        <w:jc w:val="center"/>
        <w:rPr>
          <w:rFonts w:ascii="Times New Roman" w:eastAsia="Times New Roman" w:hAnsi="Times New Roman" w:cs="Times New Roman"/>
          <w:b/>
          <w:bCs/>
        </w:rPr>
      </w:pPr>
    </w:p>
    <w:p w14:paraId="5A4EA079" w14:textId="77777777" w:rsidR="001E0E08" w:rsidRDefault="001E0E08" w:rsidP="3B1E09C7">
      <w:pPr>
        <w:jc w:val="both"/>
        <w:rPr>
          <w:rFonts w:ascii="Times New Roman" w:eastAsia="Times New Roman" w:hAnsi="Times New Roman" w:cs="Times New Roman"/>
          <w:b/>
          <w:bCs/>
          <w:color w:val="002060"/>
          <w:sz w:val="24"/>
          <w:szCs w:val="24"/>
          <w:u w:val="single"/>
        </w:rPr>
      </w:pPr>
    </w:p>
    <w:p w14:paraId="34F4E0F2" w14:textId="77777777" w:rsidR="001E0E08" w:rsidRDefault="001E0E08" w:rsidP="3B1E09C7">
      <w:pPr>
        <w:jc w:val="both"/>
        <w:rPr>
          <w:rFonts w:ascii="Times New Roman" w:eastAsia="Times New Roman" w:hAnsi="Times New Roman" w:cs="Times New Roman"/>
          <w:b/>
          <w:bCs/>
          <w:color w:val="002060"/>
          <w:sz w:val="24"/>
          <w:szCs w:val="24"/>
          <w:u w:val="single"/>
        </w:rPr>
      </w:pPr>
    </w:p>
    <w:p w14:paraId="15973926" w14:textId="77777777" w:rsidR="001E0E08" w:rsidRDefault="001E0E08" w:rsidP="3B1E09C7">
      <w:pPr>
        <w:jc w:val="both"/>
        <w:rPr>
          <w:rFonts w:ascii="Times New Roman" w:eastAsia="Times New Roman" w:hAnsi="Times New Roman" w:cs="Times New Roman"/>
          <w:b/>
          <w:bCs/>
          <w:color w:val="002060"/>
          <w:sz w:val="24"/>
          <w:szCs w:val="24"/>
          <w:u w:val="single"/>
        </w:rPr>
      </w:pPr>
    </w:p>
    <w:p w14:paraId="2A390715" w14:textId="77777777" w:rsidR="001E0E08" w:rsidRDefault="001E0E08" w:rsidP="3B1E09C7">
      <w:pPr>
        <w:jc w:val="both"/>
        <w:rPr>
          <w:rFonts w:ascii="Times New Roman" w:eastAsia="Times New Roman" w:hAnsi="Times New Roman" w:cs="Times New Roman"/>
          <w:b/>
          <w:bCs/>
          <w:color w:val="002060"/>
          <w:sz w:val="24"/>
          <w:szCs w:val="24"/>
          <w:u w:val="single"/>
        </w:rPr>
      </w:pPr>
    </w:p>
    <w:p w14:paraId="4FACD863" w14:textId="77777777" w:rsidR="001E0E08" w:rsidRDefault="001E0E08" w:rsidP="3B1E09C7">
      <w:pPr>
        <w:jc w:val="both"/>
        <w:rPr>
          <w:rFonts w:ascii="Times New Roman" w:eastAsia="Times New Roman" w:hAnsi="Times New Roman" w:cs="Times New Roman"/>
          <w:b/>
          <w:bCs/>
          <w:color w:val="002060"/>
          <w:sz w:val="24"/>
          <w:szCs w:val="24"/>
          <w:u w:val="single"/>
        </w:rPr>
      </w:pPr>
    </w:p>
    <w:p w14:paraId="40AD1CBA" w14:textId="77777777" w:rsidR="001E0E08" w:rsidRDefault="001E0E08" w:rsidP="3B1E09C7">
      <w:pPr>
        <w:jc w:val="both"/>
        <w:rPr>
          <w:rFonts w:ascii="Times New Roman" w:eastAsia="Times New Roman" w:hAnsi="Times New Roman" w:cs="Times New Roman"/>
          <w:b/>
          <w:bCs/>
          <w:color w:val="002060"/>
          <w:sz w:val="24"/>
          <w:szCs w:val="24"/>
          <w:u w:val="single"/>
        </w:rPr>
      </w:pPr>
    </w:p>
    <w:p w14:paraId="62CD0FAF" w14:textId="77777777" w:rsidR="001E0E08" w:rsidRDefault="001E0E08" w:rsidP="3B1E09C7">
      <w:pPr>
        <w:jc w:val="both"/>
        <w:rPr>
          <w:rFonts w:ascii="Times New Roman" w:eastAsia="Times New Roman" w:hAnsi="Times New Roman" w:cs="Times New Roman"/>
          <w:b/>
          <w:bCs/>
          <w:color w:val="002060"/>
          <w:sz w:val="24"/>
          <w:szCs w:val="24"/>
          <w:u w:val="single"/>
        </w:rPr>
      </w:pPr>
    </w:p>
    <w:p w14:paraId="23EC672D" w14:textId="77777777" w:rsidR="001E0E08" w:rsidRDefault="001E0E08" w:rsidP="3B1E09C7">
      <w:pPr>
        <w:jc w:val="both"/>
        <w:rPr>
          <w:rFonts w:ascii="Times New Roman" w:eastAsia="Times New Roman" w:hAnsi="Times New Roman" w:cs="Times New Roman"/>
          <w:b/>
          <w:bCs/>
          <w:color w:val="002060"/>
          <w:sz w:val="24"/>
          <w:szCs w:val="24"/>
          <w:u w:val="single"/>
        </w:rPr>
      </w:pPr>
    </w:p>
    <w:p w14:paraId="364584FF" w14:textId="77777777" w:rsidR="001E0E08" w:rsidRDefault="001E0E08" w:rsidP="3B1E09C7">
      <w:pPr>
        <w:jc w:val="both"/>
        <w:rPr>
          <w:rFonts w:ascii="Times New Roman" w:eastAsia="Times New Roman" w:hAnsi="Times New Roman" w:cs="Times New Roman"/>
          <w:b/>
          <w:bCs/>
          <w:color w:val="002060"/>
          <w:sz w:val="24"/>
          <w:szCs w:val="24"/>
          <w:u w:val="single"/>
        </w:rPr>
      </w:pPr>
    </w:p>
    <w:p w14:paraId="67EADC4E" w14:textId="77777777" w:rsidR="001E0E08" w:rsidRDefault="001E0E08" w:rsidP="3B1E09C7">
      <w:pPr>
        <w:jc w:val="both"/>
        <w:rPr>
          <w:rFonts w:ascii="Times New Roman" w:eastAsia="Times New Roman" w:hAnsi="Times New Roman" w:cs="Times New Roman"/>
          <w:b/>
          <w:bCs/>
          <w:color w:val="002060"/>
          <w:sz w:val="24"/>
          <w:szCs w:val="24"/>
          <w:u w:val="single"/>
        </w:rPr>
      </w:pPr>
    </w:p>
    <w:p w14:paraId="74DEAB3B" w14:textId="77777777" w:rsidR="001E0E08" w:rsidRDefault="001E0E08" w:rsidP="3B1E09C7">
      <w:pPr>
        <w:jc w:val="both"/>
        <w:rPr>
          <w:rFonts w:ascii="Times New Roman" w:eastAsia="Times New Roman" w:hAnsi="Times New Roman" w:cs="Times New Roman"/>
          <w:b/>
          <w:bCs/>
          <w:color w:val="002060"/>
          <w:sz w:val="24"/>
          <w:szCs w:val="24"/>
          <w:u w:val="single"/>
        </w:rPr>
      </w:pPr>
    </w:p>
    <w:p w14:paraId="60BA87CA" w14:textId="613895D4" w:rsidR="001E0E08" w:rsidRDefault="001E0E08" w:rsidP="3B1E09C7">
      <w:pPr>
        <w:jc w:val="both"/>
        <w:rPr>
          <w:rFonts w:ascii="Times New Roman" w:eastAsia="Times New Roman" w:hAnsi="Times New Roman" w:cs="Times New Roman"/>
          <w:b/>
          <w:bCs/>
          <w:color w:val="002060"/>
          <w:sz w:val="24"/>
          <w:szCs w:val="24"/>
          <w:u w:val="single"/>
        </w:rPr>
      </w:pPr>
    </w:p>
    <w:p w14:paraId="52D8C3FA" w14:textId="77777777" w:rsidR="00BA62B9" w:rsidRDefault="00BA62B9" w:rsidP="3B1E09C7">
      <w:pPr>
        <w:jc w:val="both"/>
        <w:rPr>
          <w:rFonts w:ascii="Times New Roman" w:eastAsia="Times New Roman" w:hAnsi="Times New Roman" w:cs="Times New Roman"/>
          <w:b/>
          <w:bCs/>
          <w:color w:val="002060"/>
          <w:sz w:val="24"/>
          <w:szCs w:val="24"/>
          <w:u w:val="single"/>
        </w:rPr>
      </w:pPr>
    </w:p>
    <w:p w14:paraId="06AAAC20" w14:textId="77777777" w:rsidR="001E0E08" w:rsidRDefault="001E0E08" w:rsidP="3B1E09C7">
      <w:pPr>
        <w:jc w:val="both"/>
        <w:rPr>
          <w:rFonts w:ascii="Times New Roman" w:eastAsia="Times New Roman" w:hAnsi="Times New Roman" w:cs="Times New Roman"/>
          <w:b/>
          <w:bCs/>
          <w:color w:val="002060"/>
          <w:sz w:val="24"/>
          <w:szCs w:val="24"/>
          <w:u w:val="single"/>
        </w:rPr>
      </w:pPr>
    </w:p>
    <w:p w14:paraId="233212AB" w14:textId="77777777" w:rsidR="001E0E08" w:rsidRDefault="001E0E08" w:rsidP="3B1E09C7">
      <w:pPr>
        <w:jc w:val="both"/>
        <w:rPr>
          <w:rFonts w:ascii="Times New Roman" w:eastAsia="Times New Roman" w:hAnsi="Times New Roman" w:cs="Times New Roman"/>
          <w:b/>
          <w:bCs/>
          <w:color w:val="002060"/>
          <w:sz w:val="24"/>
          <w:szCs w:val="24"/>
          <w:u w:val="single"/>
        </w:rPr>
      </w:pPr>
    </w:p>
    <w:p w14:paraId="3D06C255" w14:textId="77777777" w:rsidR="001E0E08" w:rsidRDefault="001E0E08" w:rsidP="3B1E09C7">
      <w:pPr>
        <w:jc w:val="both"/>
        <w:rPr>
          <w:rFonts w:ascii="Times New Roman" w:eastAsia="Times New Roman" w:hAnsi="Times New Roman" w:cs="Times New Roman"/>
          <w:b/>
          <w:bCs/>
          <w:color w:val="002060"/>
          <w:sz w:val="24"/>
          <w:szCs w:val="24"/>
          <w:u w:val="single"/>
        </w:rPr>
      </w:pPr>
    </w:p>
    <w:p w14:paraId="455D33B1" w14:textId="0E75172D" w:rsidR="3B1E09C7" w:rsidRDefault="3B1E09C7" w:rsidP="3B1E09C7">
      <w:pPr>
        <w:jc w:val="both"/>
        <w:rPr>
          <w:rFonts w:ascii="Times New Roman" w:eastAsia="Times New Roman" w:hAnsi="Times New Roman" w:cs="Times New Roman"/>
          <w:b/>
          <w:bCs/>
          <w:color w:val="002060"/>
          <w:sz w:val="24"/>
          <w:szCs w:val="24"/>
          <w:u w:val="single"/>
        </w:rPr>
      </w:pPr>
      <w:r w:rsidRPr="3B1E09C7">
        <w:rPr>
          <w:rFonts w:ascii="Times New Roman" w:eastAsia="Times New Roman" w:hAnsi="Times New Roman" w:cs="Times New Roman"/>
          <w:b/>
          <w:bCs/>
          <w:color w:val="002060"/>
          <w:sz w:val="24"/>
          <w:szCs w:val="24"/>
          <w:u w:val="single"/>
        </w:rPr>
        <w:t>Analysis Object Model</w:t>
      </w:r>
    </w:p>
    <w:p w14:paraId="7C9DC3CE" w14:textId="55C30E87" w:rsidR="3B1E09C7" w:rsidRDefault="001E0E08" w:rsidP="3B1E09C7">
      <w:pPr>
        <w:jc w:val="both"/>
        <w:rPr>
          <w:rFonts w:ascii="Times New Roman" w:eastAsia="Times New Roman" w:hAnsi="Times New Roman" w:cs="Times New Roman"/>
          <w:b/>
          <w:bCs/>
          <w:color w:val="0070C0"/>
          <w:sz w:val="24"/>
          <w:szCs w:val="24"/>
        </w:rPr>
      </w:pPr>
      <w:r>
        <w:rPr>
          <w:noProof/>
          <w:lang w:eastAsia="zh-CN"/>
        </w:rPr>
        <w:drawing>
          <wp:anchor distT="0" distB="0" distL="114300" distR="114300" simplePos="0" relativeHeight="251663360" behindDoc="1" locked="0" layoutInCell="1" allowOverlap="1" wp14:anchorId="144C98D7" wp14:editId="68862FEB">
            <wp:simplePos x="0" y="0"/>
            <wp:positionH relativeFrom="margin">
              <wp:posOffset>-605155</wp:posOffset>
            </wp:positionH>
            <wp:positionV relativeFrom="paragraph">
              <wp:posOffset>342900</wp:posOffset>
            </wp:positionV>
            <wp:extent cx="7265670" cy="6539230"/>
            <wp:effectExtent l="0" t="0" r="0" b="0"/>
            <wp:wrapTight wrapText="bothSides">
              <wp:wrapPolygon edited="0">
                <wp:start x="0" y="0"/>
                <wp:lineTo x="0" y="21520"/>
                <wp:lineTo x="21521" y="21520"/>
                <wp:lineTo x="21521" y="0"/>
                <wp:lineTo x="0" y="0"/>
              </wp:wrapPolygon>
            </wp:wrapTight>
            <wp:docPr id="10111599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7265670" cy="6539230"/>
                    </a:xfrm>
                    <a:prstGeom prst="rect">
                      <a:avLst/>
                    </a:prstGeom>
                  </pic:spPr>
                </pic:pic>
              </a:graphicData>
            </a:graphic>
            <wp14:sizeRelH relativeFrom="margin">
              <wp14:pctWidth>0</wp14:pctWidth>
            </wp14:sizeRelH>
            <wp14:sizeRelV relativeFrom="margin">
              <wp14:pctHeight>0</wp14:pctHeight>
            </wp14:sizeRelV>
          </wp:anchor>
        </w:drawing>
      </w:r>
      <w:r w:rsidR="6D6817BF" w:rsidRPr="6D6817BF">
        <w:rPr>
          <w:rFonts w:ascii="Times New Roman" w:eastAsia="Times New Roman" w:hAnsi="Times New Roman" w:cs="Times New Roman"/>
          <w:b/>
          <w:bCs/>
          <w:color w:val="0070C0"/>
          <w:sz w:val="24"/>
          <w:szCs w:val="24"/>
        </w:rPr>
        <w:t>Initial class diagram</w:t>
      </w:r>
    </w:p>
    <w:p w14:paraId="6FCE5530" w14:textId="3EEE4468" w:rsidR="796F8611" w:rsidRDefault="29B25F8F" w:rsidP="7500CCF5">
      <w:pPr>
        <w:jc w:val="center"/>
        <w:rPr>
          <w:rFonts w:ascii="Times New Roman" w:eastAsia="Times New Roman" w:hAnsi="Times New Roman" w:cs="Times New Roman"/>
          <w:b/>
          <w:bCs/>
          <w:color w:val="0070C0"/>
          <w:sz w:val="24"/>
          <w:szCs w:val="24"/>
        </w:rPr>
      </w:pPr>
      <w:r w:rsidRPr="29B25F8F">
        <w:rPr>
          <w:rFonts w:ascii="Times New Roman" w:eastAsia="Times New Roman" w:hAnsi="Times New Roman" w:cs="Times New Roman"/>
          <w:b/>
          <w:bCs/>
        </w:rPr>
        <w:t>[Fig 25: Initial Class Diagram]</w:t>
      </w:r>
    </w:p>
    <w:p w14:paraId="6D6A6273" w14:textId="2475A866" w:rsidR="75C858A6" w:rsidRDefault="75C858A6" w:rsidP="6D6817BF">
      <w:pPr>
        <w:jc w:val="both"/>
        <w:rPr>
          <w:rFonts w:ascii="Times New Roman" w:eastAsia="Times New Roman" w:hAnsi="Times New Roman" w:cs="Times New Roman"/>
          <w:b/>
          <w:bCs/>
          <w:color w:val="0070C0"/>
          <w:sz w:val="24"/>
          <w:szCs w:val="24"/>
        </w:rPr>
      </w:pPr>
    </w:p>
    <w:p w14:paraId="0D7D3D7B" w14:textId="77777777" w:rsidR="001E0E08" w:rsidRDefault="001E0E08" w:rsidP="3B1E09C7">
      <w:pPr>
        <w:jc w:val="both"/>
        <w:rPr>
          <w:rFonts w:ascii="Times New Roman" w:eastAsia="Times New Roman" w:hAnsi="Times New Roman" w:cs="Times New Roman"/>
          <w:b/>
          <w:bCs/>
          <w:color w:val="0070C0"/>
          <w:sz w:val="24"/>
          <w:szCs w:val="24"/>
        </w:rPr>
      </w:pPr>
    </w:p>
    <w:p w14:paraId="176B926C" w14:textId="77777777" w:rsidR="001E0E08" w:rsidRDefault="001E0E08" w:rsidP="3B1E09C7">
      <w:pPr>
        <w:jc w:val="both"/>
        <w:rPr>
          <w:rFonts w:ascii="Times New Roman" w:eastAsia="Times New Roman" w:hAnsi="Times New Roman" w:cs="Times New Roman"/>
          <w:b/>
          <w:bCs/>
          <w:color w:val="0070C0"/>
          <w:sz w:val="24"/>
          <w:szCs w:val="24"/>
        </w:rPr>
      </w:pPr>
    </w:p>
    <w:p w14:paraId="423AA59F" w14:textId="0663AD8A" w:rsidR="3B1E09C7" w:rsidRDefault="00E4325B" w:rsidP="3B1E09C7">
      <w:pPr>
        <w:jc w:val="both"/>
        <w:rPr>
          <w:rFonts w:ascii="Times New Roman" w:eastAsia="Times New Roman" w:hAnsi="Times New Roman" w:cs="Times New Roman"/>
          <w:b/>
          <w:bCs/>
          <w:color w:val="0070C0"/>
          <w:sz w:val="24"/>
          <w:szCs w:val="24"/>
        </w:rPr>
      </w:pPr>
      <w:r>
        <w:rPr>
          <w:noProof/>
          <w:lang w:eastAsia="zh-CN"/>
        </w:rPr>
        <w:drawing>
          <wp:anchor distT="0" distB="0" distL="114300" distR="114300" simplePos="0" relativeHeight="251664384" behindDoc="1" locked="0" layoutInCell="1" allowOverlap="1" wp14:anchorId="60865F56" wp14:editId="16A1F0A7">
            <wp:simplePos x="0" y="0"/>
            <wp:positionH relativeFrom="column">
              <wp:posOffset>-654050</wp:posOffset>
            </wp:positionH>
            <wp:positionV relativeFrom="paragraph">
              <wp:posOffset>339090</wp:posOffset>
            </wp:positionV>
            <wp:extent cx="7440295" cy="5967730"/>
            <wp:effectExtent l="0" t="0" r="8255" b="0"/>
            <wp:wrapTight wrapText="bothSides">
              <wp:wrapPolygon edited="0">
                <wp:start x="0" y="0"/>
                <wp:lineTo x="0" y="21513"/>
                <wp:lineTo x="21569" y="21513"/>
                <wp:lineTo x="21569" y="0"/>
                <wp:lineTo x="0" y="0"/>
              </wp:wrapPolygon>
            </wp:wrapTight>
            <wp:docPr id="9281116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7440295" cy="5967730"/>
                    </a:xfrm>
                    <a:prstGeom prst="rect">
                      <a:avLst/>
                    </a:prstGeom>
                  </pic:spPr>
                </pic:pic>
              </a:graphicData>
            </a:graphic>
            <wp14:sizeRelH relativeFrom="margin">
              <wp14:pctWidth>0</wp14:pctWidth>
            </wp14:sizeRelH>
            <wp14:sizeRelV relativeFrom="margin">
              <wp14:pctHeight>0</wp14:pctHeight>
            </wp14:sizeRelV>
          </wp:anchor>
        </w:drawing>
      </w:r>
      <w:r w:rsidR="6D6817BF" w:rsidRPr="6D6817BF">
        <w:rPr>
          <w:rFonts w:ascii="Times New Roman" w:eastAsia="Times New Roman" w:hAnsi="Times New Roman" w:cs="Times New Roman"/>
          <w:b/>
          <w:bCs/>
          <w:color w:val="0070C0"/>
          <w:sz w:val="24"/>
          <w:szCs w:val="24"/>
        </w:rPr>
        <w:t>Final class Diagram</w:t>
      </w:r>
    </w:p>
    <w:p w14:paraId="0153912C" w14:textId="7476EC14" w:rsidR="6D6817BF" w:rsidRDefault="29B25F8F" w:rsidP="00CF4786">
      <w:pPr>
        <w:jc w:val="center"/>
        <w:rPr>
          <w:rFonts w:ascii="Times New Roman" w:eastAsia="Times New Roman" w:hAnsi="Times New Roman" w:cs="Times New Roman"/>
          <w:b/>
          <w:bCs/>
          <w:color w:val="0070C0"/>
          <w:sz w:val="24"/>
          <w:szCs w:val="24"/>
        </w:rPr>
      </w:pPr>
      <w:r w:rsidRPr="29B25F8F">
        <w:rPr>
          <w:rFonts w:ascii="Times New Roman" w:eastAsia="Times New Roman" w:hAnsi="Times New Roman" w:cs="Times New Roman"/>
          <w:b/>
          <w:bCs/>
        </w:rPr>
        <w:t>[Fig 26: Final class Diagram]</w:t>
      </w:r>
    </w:p>
    <w:p w14:paraId="114BA0B9" w14:textId="77777777" w:rsidR="00CF4786" w:rsidRDefault="00CF4786" w:rsidP="00CF4786">
      <w:pPr>
        <w:jc w:val="center"/>
        <w:rPr>
          <w:rFonts w:ascii="Times New Roman" w:eastAsia="Times New Roman" w:hAnsi="Times New Roman" w:cs="Times New Roman"/>
          <w:b/>
          <w:bCs/>
          <w:color w:val="0070C0"/>
          <w:sz w:val="24"/>
          <w:szCs w:val="24"/>
        </w:rPr>
      </w:pPr>
    </w:p>
    <w:p w14:paraId="7A5B8729" w14:textId="77777777" w:rsidR="00E4325B" w:rsidRDefault="00E4325B" w:rsidP="29B25F8F">
      <w:pPr>
        <w:jc w:val="both"/>
        <w:rPr>
          <w:rFonts w:ascii="Times New Roman" w:eastAsia="Times New Roman" w:hAnsi="Times New Roman" w:cs="Times New Roman"/>
          <w:b/>
          <w:bCs/>
          <w:color w:val="0070C0"/>
          <w:sz w:val="24"/>
          <w:szCs w:val="24"/>
        </w:rPr>
      </w:pPr>
    </w:p>
    <w:p w14:paraId="47AB007D" w14:textId="77777777" w:rsidR="00E4325B" w:rsidRDefault="00E4325B" w:rsidP="29B25F8F">
      <w:pPr>
        <w:jc w:val="both"/>
        <w:rPr>
          <w:rFonts w:ascii="Times New Roman" w:eastAsia="Times New Roman" w:hAnsi="Times New Roman" w:cs="Times New Roman"/>
          <w:b/>
          <w:bCs/>
          <w:color w:val="0070C0"/>
          <w:sz w:val="24"/>
          <w:szCs w:val="24"/>
        </w:rPr>
      </w:pPr>
    </w:p>
    <w:p w14:paraId="15B3D7E5" w14:textId="77777777" w:rsidR="00E4325B" w:rsidRDefault="00E4325B" w:rsidP="29B25F8F">
      <w:pPr>
        <w:jc w:val="both"/>
        <w:rPr>
          <w:rFonts w:ascii="Times New Roman" w:eastAsia="Times New Roman" w:hAnsi="Times New Roman" w:cs="Times New Roman"/>
          <w:b/>
          <w:bCs/>
          <w:color w:val="0070C0"/>
          <w:sz w:val="24"/>
          <w:szCs w:val="24"/>
        </w:rPr>
      </w:pPr>
    </w:p>
    <w:p w14:paraId="5CE34F71" w14:textId="233DD227" w:rsidR="6D6817BF" w:rsidRDefault="29B25F8F" w:rsidP="29B25F8F">
      <w:pPr>
        <w:jc w:val="both"/>
        <w:rPr>
          <w:rFonts w:ascii="Times New Roman" w:eastAsia="Times New Roman" w:hAnsi="Times New Roman" w:cs="Times New Roman"/>
          <w:b/>
          <w:bCs/>
          <w:color w:val="0070C0"/>
          <w:sz w:val="24"/>
          <w:szCs w:val="24"/>
        </w:rPr>
      </w:pPr>
      <w:r w:rsidRPr="29B25F8F">
        <w:rPr>
          <w:rFonts w:ascii="Times New Roman" w:eastAsia="Times New Roman" w:hAnsi="Times New Roman" w:cs="Times New Roman"/>
          <w:b/>
          <w:bCs/>
          <w:color w:val="0070C0"/>
          <w:sz w:val="24"/>
          <w:szCs w:val="24"/>
        </w:rPr>
        <w:lastRenderedPageBreak/>
        <w:t>Object Diagram</w:t>
      </w:r>
    </w:p>
    <w:p w14:paraId="2019E154" w14:textId="35725063" w:rsidR="75C858A6" w:rsidRDefault="00E4325B" w:rsidP="796F8611">
      <w:pPr>
        <w:rPr>
          <w:rFonts w:ascii="Times New Roman" w:eastAsia="Times New Roman" w:hAnsi="Times New Roman" w:cs="Times New Roman"/>
          <w:b/>
          <w:bCs/>
          <w:color w:val="000000" w:themeColor="text1"/>
          <w:sz w:val="24"/>
          <w:szCs w:val="24"/>
          <w:u w:val="single"/>
        </w:rPr>
      </w:pPr>
      <w:r>
        <w:rPr>
          <w:noProof/>
          <w:lang w:eastAsia="zh-CN"/>
        </w:rPr>
        <w:drawing>
          <wp:anchor distT="0" distB="0" distL="114300" distR="114300" simplePos="0" relativeHeight="251665408" behindDoc="1" locked="0" layoutInCell="1" allowOverlap="1" wp14:anchorId="3FFAAFFF" wp14:editId="47218F0C">
            <wp:simplePos x="0" y="0"/>
            <wp:positionH relativeFrom="margin">
              <wp:posOffset>-290195</wp:posOffset>
            </wp:positionH>
            <wp:positionV relativeFrom="paragraph">
              <wp:posOffset>455930</wp:posOffset>
            </wp:positionV>
            <wp:extent cx="6498590" cy="7445375"/>
            <wp:effectExtent l="0" t="0" r="0" b="3175"/>
            <wp:wrapTight wrapText="bothSides">
              <wp:wrapPolygon edited="0">
                <wp:start x="0" y="0"/>
                <wp:lineTo x="0" y="21554"/>
                <wp:lineTo x="21528" y="21554"/>
                <wp:lineTo x="21528" y="0"/>
                <wp:lineTo x="0" y="0"/>
              </wp:wrapPolygon>
            </wp:wrapTight>
            <wp:docPr id="11721893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6498590" cy="7445375"/>
                    </a:xfrm>
                    <a:prstGeom prst="rect">
                      <a:avLst/>
                    </a:prstGeom>
                  </pic:spPr>
                </pic:pic>
              </a:graphicData>
            </a:graphic>
            <wp14:sizeRelH relativeFrom="margin">
              <wp14:pctWidth>0</wp14:pctWidth>
            </wp14:sizeRelH>
            <wp14:sizeRelV relativeFrom="margin">
              <wp14:pctHeight>0</wp14:pctHeight>
            </wp14:sizeRelV>
          </wp:anchor>
        </w:drawing>
      </w:r>
      <w:r w:rsidR="382F02E7" w:rsidRPr="382F02E7">
        <w:rPr>
          <w:rFonts w:ascii="Times New Roman" w:eastAsia="Times New Roman" w:hAnsi="Times New Roman" w:cs="Times New Roman"/>
          <w:b/>
          <w:bCs/>
          <w:color w:val="000000" w:themeColor="text1"/>
          <w:sz w:val="24"/>
          <w:szCs w:val="24"/>
          <w:u w:val="single"/>
        </w:rPr>
        <w:t>Class, Attributes and Operations</w:t>
      </w:r>
    </w:p>
    <w:p w14:paraId="68C4C17C" w14:textId="3E5886D2" w:rsidR="382F02E7" w:rsidRDefault="00E4325B" w:rsidP="382F02E7">
      <w:pPr>
        <w:jc w:val="center"/>
      </w:pPr>
      <w:r>
        <w:rPr>
          <w:noProof/>
          <w:lang w:eastAsia="zh-CN"/>
        </w:rPr>
        <w:lastRenderedPageBreak/>
        <w:drawing>
          <wp:anchor distT="0" distB="0" distL="114300" distR="114300" simplePos="0" relativeHeight="251666432" behindDoc="1" locked="0" layoutInCell="1" allowOverlap="1" wp14:anchorId="4F04DE3D" wp14:editId="4F9D6D14">
            <wp:simplePos x="0" y="0"/>
            <wp:positionH relativeFrom="column">
              <wp:posOffset>73230</wp:posOffset>
            </wp:positionH>
            <wp:positionV relativeFrom="paragraph">
              <wp:posOffset>184</wp:posOffset>
            </wp:positionV>
            <wp:extent cx="5938520" cy="6259195"/>
            <wp:effectExtent l="0" t="0" r="5080" b="8255"/>
            <wp:wrapTight wrapText="bothSides">
              <wp:wrapPolygon edited="0">
                <wp:start x="0" y="0"/>
                <wp:lineTo x="0" y="21563"/>
                <wp:lineTo x="21549" y="21563"/>
                <wp:lineTo x="21549" y="0"/>
                <wp:lineTo x="0" y="0"/>
              </wp:wrapPolygon>
            </wp:wrapTight>
            <wp:docPr id="4866778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938520" cy="6259195"/>
                    </a:xfrm>
                    <a:prstGeom prst="rect">
                      <a:avLst/>
                    </a:prstGeom>
                  </pic:spPr>
                </pic:pic>
              </a:graphicData>
            </a:graphic>
            <wp14:sizeRelH relativeFrom="margin">
              <wp14:pctWidth>0</wp14:pctWidth>
            </wp14:sizeRelH>
            <wp14:sizeRelV relativeFrom="margin">
              <wp14:pctHeight>0</wp14:pctHeight>
            </wp14:sizeRelV>
          </wp:anchor>
        </w:drawing>
      </w:r>
    </w:p>
    <w:p w14:paraId="3A845E54" w14:textId="45C98660" w:rsidR="796F8611" w:rsidRDefault="382F02E7" w:rsidP="00E4325B">
      <w:pPr>
        <w:ind w:left="2160" w:firstLine="720"/>
        <w:rPr>
          <w:rFonts w:ascii="Times New Roman" w:eastAsia="Times New Roman" w:hAnsi="Times New Roman" w:cs="Times New Roman"/>
          <w:b/>
          <w:bCs/>
          <w:color w:val="0070C0"/>
          <w:sz w:val="24"/>
          <w:szCs w:val="24"/>
        </w:rPr>
      </w:pPr>
      <w:r w:rsidRPr="382F02E7">
        <w:rPr>
          <w:rFonts w:ascii="Times New Roman" w:eastAsia="Times New Roman" w:hAnsi="Times New Roman" w:cs="Times New Roman"/>
          <w:b/>
          <w:bCs/>
        </w:rPr>
        <w:t>[Fig 27: Class, Attribute and operation]</w:t>
      </w:r>
    </w:p>
    <w:p w14:paraId="50F6E4C6" w14:textId="6E2C4484" w:rsidR="382F02E7" w:rsidRDefault="382F02E7" w:rsidP="106222F1">
      <w:pPr>
        <w:jc w:val="center"/>
        <w:rPr>
          <w:rFonts w:ascii="Times New Roman" w:eastAsia="Times New Roman" w:hAnsi="Times New Roman" w:cs="Times New Roman"/>
          <w:b/>
          <w:bCs/>
        </w:rPr>
      </w:pPr>
    </w:p>
    <w:p w14:paraId="113D1B62" w14:textId="77777777" w:rsidR="00E4325B" w:rsidRDefault="00E4325B" w:rsidP="7CC5B521">
      <w:pPr>
        <w:rPr>
          <w:rFonts w:ascii="Calibri" w:eastAsia="Calibri" w:hAnsi="Calibri" w:cs="Calibri"/>
          <w:b/>
          <w:bCs/>
          <w:color w:val="0070C0"/>
          <w:sz w:val="24"/>
          <w:szCs w:val="24"/>
        </w:rPr>
      </w:pPr>
    </w:p>
    <w:p w14:paraId="0914DE8E" w14:textId="77777777" w:rsidR="00E4325B" w:rsidRDefault="00E4325B" w:rsidP="7CC5B521">
      <w:pPr>
        <w:rPr>
          <w:rFonts w:ascii="Calibri" w:eastAsia="Calibri" w:hAnsi="Calibri" w:cs="Calibri"/>
          <w:b/>
          <w:bCs/>
          <w:color w:val="0070C0"/>
          <w:sz w:val="24"/>
          <w:szCs w:val="24"/>
        </w:rPr>
      </w:pPr>
    </w:p>
    <w:p w14:paraId="258E979D" w14:textId="77777777" w:rsidR="00E4325B" w:rsidRDefault="00E4325B" w:rsidP="7CC5B521">
      <w:pPr>
        <w:rPr>
          <w:rFonts w:ascii="Calibri" w:eastAsia="Calibri" w:hAnsi="Calibri" w:cs="Calibri"/>
          <w:b/>
          <w:bCs/>
          <w:color w:val="0070C0"/>
          <w:sz w:val="24"/>
          <w:szCs w:val="24"/>
        </w:rPr>
      </w:pPr>
    </w:p>
    <w:p w14:paraId="4E78B110" w14:textId="30ABC19A" w:rsidR="75C858A6" w:rsidRDefault="00E4325B" w:rsidP="7CC5B521">
      <w:pPr>
        <w:rPr>
          <w:rFonts w:ascii="Calibri" w:eastAsia="Calibri" w:hAnsi="Calibri" w:cs="Calibri"/>
          <w:color w:val="000000" w:themeColor="text1"/>
          <w:sz w:val="24"/>
          <w:szCs w:val="24"/>
        </w:rPr>
      </w:pPr>
      <w:r>
        <w:rPr>
          <w:noProof/>
          <w:lang w:eastAsia="zh-CN"/>
        </w:rPr>
        <w:lastRenderedPageBreak/>
        <w:drawing>
          <wp:anchor distT="0" distB="0" distL="114300" distR="114300" simplePos="0" relativeHeight="251656192" behindDoc="1" locked="0" layoutInCell="1" allowOverlap="1" wp14:anchorId="69469DC0" wp14:editId="4C08BACA">
            <wp:simplePos x="0" y="0"/>
            <wp:positionH relativeFrom="margin">
              <wp:align>left</wp:align>
            </wp:positionH>
            <wp:positionV relativeFrom="paragraph">
              <wp:posOffset>353695</wp:posOffset>
            </wp:positionV>
            <wp:extent cx="5668010" cy="3096895"/>
            <wp:effectExtent l="0" t="0" r="8890" b="8255"/>
            <wp:wrapTight wrapText="bothSides">
              <wp:wrapPolygon edited="0">
                <wp:start x="0" y="0"/>
                <wp:lineTo x="0" y="21525"/>
                <wp:lineTo x="21561" y="21525"/>
                <wp:lineTo x="21561" y="0"/>
                <wp:lineTo x="0" y="0"/>
              </wp:wrapPolygon>
            </wp:wrapTight>
            <wp:docPr id="4366105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668010" cy="3096895"/>
                    </a:xfrm>
                    <a:prstGeom prst="rect">
                      <a:avLst/>
                    </a:prstGeom>
                  </pic:spPr>
                </pic:pic>
              </a:graphicData>
            </a:graphic>
            <wp14:sizeRelH relativeFrom="page">
              <wp14:pctWidth>0</wp14:pctWidth>
            </wp14:sizeRelH>
            <wp14:sizeRelV relativeFrom="page">
              <wp14:pctHeight>0</wp14:pctHeight>
            </wp14:sizeRelV>
          </wp:anchor>
        </w:drawing>
      </w:r>
      <w:r w:rsidR="7CC5B521" w:rsidRPr="7CC5B521">
        <w:rPr>
          <w:rFonts w:ascii="Calibri" w:eastAsia="Calibri" w:hAnsi="Calibri" w:cs="Calibri"/>
          <w:b/>
          <w:bCs/>
          <w:color w:val="0070C0"/>
          <w:sz w:val="24"/>
          <w:szCs w:val="24"/>
        </w:rPr>
        <w:t xml:space="preserve">(1) Object Diagram of Customer and </w:t>
      </w:r>
      <w:proofErr w:type="spellStart"/>
      <w:r w:rsidR="7CC5B521" w:rsidRPr="7CC5B521">
        <w:rPr>
          <w:rFonts w:ascii="Calibri" w:eastAsia="Calibri" w:hAnsi="Calibri" w:cs="Calibri"/>
          <w:b/>
          <w:bCs/>
          <w:color w:val="0070C0"/>
          <w:sz w:val="24"/>
          <w:szCs w:val="24"/>
        </w:rPr>
        <w:t>CheckingAccount</w:t>
      </w:r>
      <w:proofErr w:type="spellEnd"/>
      <w:r w:rsidR="7CC5B521" w:rsidRPr="7CC5B521">
        <w:rPr>
          <w:rFonts w:ascii="Calibri" w:eastAsia="Calibri" w:hAnsi="Calibri" w:cs="Calibri"/>
          <w:color w:val="000000" w:themeColor="text1"/>
          <w:sz w:val="24"/>
          <w:szCs w:val="24"/>
        </w:rPr>
        <w:t xml:space="preserve"> </w:t>
      </w:r>
      <w:ins w:id="2" w:author="Mr. Yongming Tang" w:date="2018-05-06T21:32:00Z">
        <w:r w:rsidR="00C23D42">
          <w:rPr>
            <w:rFonts w:ascii="Calibri" w:eastAsia="Calibri" w:hAnsi="Calibri" w:cs="Calibri"/>
            <w:color w:val="000000" w:themeColor="text1"/>
            <w:sz w:val="24"/>
            <w:szCs w:val="24"/>
          </w:rPr>
          <w:t xml:space="preserve">//When giving a value to an </w:t>
        </w:r>
        <w:proofErr w:type="spellStart"/>
        <w:r w:rsidR="00C23D42">
          <w:rPr>
            <w:rFonts w:ascii="Calibri" w:eastAsia="Calibri" w:hAnsi="Calibri" w:cs="Calibri"/>
            <w:color w:val="000000" w:themeColor="text1"/>
            <w:sz w:val="24"/>
            <w:szCs w:val="24"/>
          </w:rPr>
          <w:t>attrinute</w:t>
        </w:r>
        <w:proofErr w:type="spellEnd"/>
        <w:r w:rsidR="00C23D42">
          <w:rPr>
            <w:rFonts w:ascii="Calibri" w:eastAsia="Calibri" w:hAnsi="Calibri" w:cs="Calibri"/>
            <w:color w:val="000000" w:themeColor="text1"/>
            <w:sz w:val="24"/>
            <w:szCs w:val="24"/>
          </w:rPr>
          <w:t xml:space="preserve">, use =, instead </w:t>
        </w:r>
        <w:proofErr w:type="gramStart"/>
        <w:r w:rsidR="00C23D42">
          <w:rPr>
            <w:rFonts w:ascii="Calibri" w:eastAsia="Calibri" w:hAnsi="Calibri" w:cs="Calibri"/>
            <w:color w:val="000000" w:themeColor="text1"/>
            <w:sz w:val="24"/>
            <w:szCs w:val="24"/>
          </w:rPr>
          <w:t>of :</w:t>
        </w:r>
        <w:proofErr w:type="gramEnd"/>
        <w:r w:rsidR="00C23D42">
          <w:rPr>
            <w:rFonts w:ascii="Calibri" w:eastAsia="Calibri" w:hAnsi="Calibri" w:cs="Calibri"/>
            <w:color w:val="000000" w:themeColor="text1"/>
            <w:sz w:val="24"/>
            <w:szCs w:val="24"/>
          </w:rPr>
          <w:t>.</w:t>
        </w:r>
      </w:ins>
    </w:p>
    <w:p w14:paraId="5EE04DB2" w14:textId="18A010AF" w:rsidR="796F8611" w:rsidRDefault="382F02E7" w:rsidP="382F02E7">
      <w:pPr>
        <w:jc w:val="center"/>
        <w:rPr>
          <w:rFonts w:ascii="Times New Roman" w:eastAsia="Times New Roman" w:hAnsi="Times New Roman" w:cs="Times New Roman"/>
          <w:b/>
          <w:bCs/>
          <w:color w:val="0070C0"/>
          <w:sz w:val="24"/>
          <w:szCs w:val="24"/>
        </w:rPr>
      </w:pPr>
      <w:r w:rsidRPr="382F02E7">
        <w:rPr>
          <w:rFonts w:ascii="Times New Roman" w:eastAsia="Times New Roman" w:hAnsi="Times New Roman" w:cs="Times New Roman"/>
          <w:b/>
          <w:bCs/>
        </w:rPr>
        <w:t>[Fig 28: Object diagram of customer and checking account]</w:t>
      </w:r>
    </w:p>
    <w:p w14:paraId="750FD6F5" w14:textId="469CF95F" w:rsidR="382F02E7" w:rsidRDefault="382F02E7" w:rsidP="382F02E7">
      <w:pPr>
        <w:jc w:val="center"/>
        <w:rPr>
          <w:rFonts w:ascii="Times New Roman" w:eastAsia="Times New Roman" w:hAnsi="Times New Roman" w:cs="Times New Roman"/>
          <w:b/>
          <w:bCs/>
        </w:rPr>
      </w:pPr>
    </w:p>
    <w:p w14:paraId="5AC37B9B" w14:textId="31BC04FB" w:rsidR="75C858A6" w:rsidRDefault="7CC5B521" w:rsidP="75C858A6">
      <w:pPr>
        <w:spacing w:line="331" w:lineRule="exact"/>
      </w:pPr>
      <w:r w:rsidRPr="7CC5B521">
        <w:rPr>
          <w:rFonts w:ascii="Times New Roman" w:eastAsia="Times New Roman" w:hAnsi="Times New Roman" w:cs="Times New Roman"/>
          <w:b/>
          <w:bCs/>
          <w:color w:val="0070C0"/>
          <w:sz w:val="24"/>
          <w:szCs w:val="24"/>
        </w:rPr>
        <w:t xml:space="preserve">(2) Object Diagram of Customer and </w:t>
      </w:r>
      <w:proofErr w:type="spellStart"/>
      <w:r w:rsidRPr="7CC5B521">
        <w:rPr>
          <w:rFonts w:ascii="Times New Roman" w:eastAsia="Times New Roman" w:hAnsi="Times New Roman" w:cs="Times New Roman"/>
          <w:b/>
          <w:bCs/>
          <w:color w:val="0070C0"/>
          <w:sz w:val="24"/>
          <w:szCs w:val="24"/>
        </w:rPr>
        <w:t>SavingsAccount</w:t>
      </w:r>
      <w:proofErr w:type="spellEnd"/>
      <w:r w:rsidRPr="7CC5B521">
        <w:rPr>
          <w:rFonts w:ascii="Times New Roman" w:eastAsia="Times New Roman" w:hAnsi="Times New Roman" w:cs="Times New Roman"/>
          <w:color w:val="000000" w:themeColor="text1"/>
          <w:sz w:val="24"/>
          <w:szCs w:val="24"/>
        </w:rPr>
        <w:t xml:space="preserve"> </w:t>
      </w:r>
    </w:p>
    <w:p w14:paraId="2793BC13" w14:textId="1517D48C" w:rsidR="00E4325B" w:rsidRDefault="006C560B" w:rsidP="29B25F8F">
      <w:pPr>
        <w:spacing w:line="331" w:lineRule="exact"/>
        <w:jc w:val="center"/>
        <w:rPr>
          <w:rFonts w:ascii="Times New Roman" w:eastAsia="Times New Roman" w:hAnsi="Times New Roman" w:cs="Times New Roman"/>
          <w:b/>
          <w:bCs/>
        </w:rPr>
      </w:pPr>
      <w:r>
        <w:rPr>
          <w:noProof/>
          <w:lang w:eastAsia="zh-CN"/>
        </w:rPr>
        <w:drawing>
          <wp:anchor distT="0" distB="0" distL="114300" distR="114300" simplePos="0" relativeHeight="251657216" behindDoc="1" locked="0" layoutInCell="1" allowOverlap="1" wp14:anchorId="06B07399" wp14:editId="767331C1">
            <wp:simplePos x="0" y="0"/>
            <wp:positionH relativeFrom="margin">
              <wp:posOffset>122555</wp:posOffset>
            </wp:positionH>
            <wp:positionV relativeFrom="paragraph">
              <wp:posOffset>61595</wp:posOffset>
            </wp:positionV>
            <wp:extent cx="5389880" cy="2659380"/>
            <wp:effectExtent l="0" t="0" r="1270" b="7620"/>
            <wp:wrapTight wrapText="bothSides">
              <wp:wrapPolygon edited="0">
                <wp:start x="0" y="0"/>
                <wp:lineTo x="0" y="21507"/>
                <wp:lineTo x="21529" y="21507"/>
                <wp:lineTo x="21529" y="0"/>
                <wp:lineTo x="0" y="0"/>
              </wp:wrapPolygon>
            </wp:wrapTight>
            <wp:docPr id="7243054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389880" cy="2659380"/>
                    </a:xfrm>
                    <a:prstGeom prst="rect">
                      <a:avLst/>
                    </a:prstGeom>
                  </pic:spPr>
                </pic:pic>
              </a:graphicData>
            </a:graphic>
            <wp14:sizeRelH relativeFrom="page">
              <wp14:pctWidth>0</wp14:pctWidth>
            </wp14:sizeRelH>
            <wp14:sizeRelV relativeFrom="page">
              <wp14:pctHeight>0</wp14:pctHeight>
            </wp14:sizeRelV>
          </wp:anchor>
        </w:drawing>
      </w:r>
    </w:p>
    <w:p w14:paraId="7380C340" w14:textId="19C8BF44" w:rsidR="00E4325B" w:rsidRDefault="00E4325B" w:rsidP="29B25F8F">
      <w:pPr>
        <w:spacing w:line="331" w:lineRule="exact"/>
        <w:jc w:val="center"/>
        <w:rPr>
          <w:rFonts w:ascii="Times New Roman" w:eastAsia="Times New Roman" w:hAnsi="Times New Roman" w:cs="Times New Roman"/>
          <w:b/>
          <w:bCs/>
        </w:rPr>
      </w:pPr>
    </w:p>
    <w:p w14:paraId="6D3BD3EA" w14:textId="16F24230" w:rsidR="00E4325B" w:rsidRPr="006C560B" w:rsidRDefault="00E4325B" w:rsidP="006C560B">
      <w:pPr>
        <w:spacing w:line="331" w:lineRule="exact"/>
        <w:rPr>
          <w:rFonts w:ascii="Times New Roman" w:eastAsia="Times New Roman" w:hAnsi="Times New Roman" w:cs="Times New Roman"/>
          <w:b/>
          <w:bCs/>
          <w:color w:val="0070C0"/>
          <w:sz w:val="24"/>
          <w:szCs w:val="24"/>
        </w:rPr>
      </w:pPr>
    </w:p>
    <w:p w14:paraId="33F66D7C" w14:textId="4A609CBF" w:rsidR="00E4325B" w:rsidRDefault="00E4325B" w:rsidP="29B25F8F">
      <w:pPr>
        <w:spacing w:line="331" w:lineRule="exact"/>
        <w:jc w:val="center"/>
        <w:rPr>
          <w:rFonts w:ascii="Times New Roman" w:eastAsia="Times New Roman" w:hAnsi="Times New Roman" w:cs="Times New Roman"/>
          <w:b/>
          <w:bCs/>
        </w:rPr>
      </w:pPr>
    </w:p>
    <w:p w14:paraId="7890631C" w14:textId="6B9E5A06" w:rsidR="00E4325B" w:rsidRDefault="00E4325B" w:rsidP="29B25F8F">
      <w:pPr>
        <w:spacing w:line="331" w:lineRule="exact"/>
        <w:jc w:val="center"/>
        <w:rPr>
          <w:rFonts w:ascii="Times New Roman" w:eastAsia="Times New Roman" w:hAnsi="Times New Roman" w:cs="Times New Roman"/>
          <w:b/>
          <w:bCs/>
        </w:rPr>
      </w:pPr>
    </w:p>
    <w:p w14:paraId="6AFDC946" w14:textId="77777777" w:rsidR="006C560B" w:rsidRDefault="006C560B" w:rsidP="29B25F8F">
      <w:pPr>
        <w:spacing w:line="331" w:lineRule="exact"/>
        <w:jc w:val="center"/>
        <w:rPr>
          <w:rFonts w:ascii="Times New Roman" w:eastAsia="Times New Roman" w:hAnsi="Times New Roman" w:cs="Times New Roman"/>
          <w:b/>
          <w:bCs/>
        </w:rPr>
      </w:pPr>
    </w:p>
    <w:p w14:paraId="00180651" w14:textId="77777777" w:rsidR="006C560B" w:rsidRDefault="006C560B" w:rsidP="29B25F8F">
      <w:pPr>
        <w:spacing w:line="331" w:lineRule="exact"/>
        <w:jc w:val="center"/>
        <w:rPr>
          <w:rFonts w:ascii="Times New Roman" w:eastAsia="Times New Roman" w:hAnsi="Times New Roman" w:cs="Times New Roman"/>
          <w:b/>
          <w:bCs/>
        </w:rPr>
      </w:pPr>
    </w:p>
    <w:p w14:paraId="5BA967C3" w14:textId="77777777" w:rsidR="006C560B" w:rsidRDefault="006C560B" w:rsidP="29B25F8F">
      <w:pPr>
        <w:spacing w:line="331" w:lineRule="exact"/>
        <w:jc w:val="center"/>
        <w:rPr>
          <w:rFonts w:ascii="Times New Roman" w:eastAsia="Times New Roman" w:hAnsi="Times New Roman" w:cs="Times New Roman"/>
          <w:b/>
          <w:bCs/>
        </w:rPr>
      </w:pPr>
    </w:p>
    <w:p w14:paraId="3AD98338" w14:textId="77777777" w:rsidR="006C560B" w:rsidRDefault="006C560B" w:rsidP="29B25F8F">
      <w:pPr>
        <w:spacing w:line="331" w:lineRule="exact"/>
        <w:jc w:val="center"/>
        <w:rPr>
          <w:rFonts w:ascii="Times New Roman" w:eastAsia="Times New Roman" w:hAnsi="Times New Roman" w:cs="Times New Roman"/>
          <w:b/>
          <w:bCs/>
        </w:rPr>
      </w:pPr>
    </w:p>
    <w:p w14:paraId="27AC832C" w14:textId="4E29F645" w:rsidR="7500CCF5" w:rsidRDefault="4063B015" w:rsidP="29B25F8F">
      <w:pPr>
        <w:spacing w:line="331" w:lineRule="exact"/>
        <w:jc w:val="center"/>
        <w:rPr>
          <w:rFonts w:ascii="Times New Roman" w:eastAsia="Times New Roman" w:hAnsi="Times New Roman" w:cs="Times New Roman"/>
          <w:b/>
          <w:bCs/>
          <w:color w:val="0070C0"/>
          <w:sz w:val="24"/>
          <w:szCs w:val="24"/>
        </w:rPr>
      </w:pPr>
      <w:r w:rsidRPr="4063B015">
        <w:rPr>
          <w:rFonts w:ascii="Times New Roman" w:eastAsia="Times New Roman" w:hAnsi="Times New Roman" w:cs="Times New Roman"/>
          <w:b/>
          <w:bCs/>
        </w:rPr>
        <w:t>[Fig 29: Object diagram of customer and saving account]</w:t>
      </w:r>
    </w:p>
    <w:p w14:paraId="7F42A287" w14:textId="2F47823B" w:rsidR="382F02E7" w:rsidRDefault="382F02E7" w:rsidP="382F02E7">
      <w:pPr>
        <w:spacing w:line="331" w:lineRule="exact"/>
        <w:jc w:val="center"/>
        <w:rPr>
          <w:rFonts w:ascii="Times New Roman" w:eastAsia="Times New Roman" w:hAnsi="Times New Roman" w:cs="Times New Roman"/>
          <w:b/>
          <w:bCs/>
        </w:rPr>
      </w:pPr>
    </w:p>
    <w:p w14:paraId="393B8367" w14:textId="77777777" w:rsidR="006C560B" w:rsidRDefault="006C560B" w:rsidP="0857DBC5">
      <w:pPr>
        <w:spacing w:line="331" w:lineRule="exact"/>
        <w:rPr>
          <w:rFonts w:ascii="Calibri" w:eastAsia="Calibri" w:hAnsi="Calibri" w:cs="Calibri"/>
          <w:b/>
          <w:bCs/>
          <w:color w:val="0070C0"/>
          <w:sz w:val="24"/>
          <w:szCs w:val="24"/>
        </w:rPr>
      </w:pPr>
    </w:p>
    <w:p w14:paraId="2F29FC6E" w14:textId="5B7E48E7" w:rsidR="75C858A6" w:rsidRDefault="7D3022A4" w:rsidP="0857DBC5">
      <w:pPr>
        <w:spacing w:line="331" w:lineRule="exact"/>
        <w:rPr>
          <w:rFonts w:ascii="Calibri" w:eastAsia="Calibri" w:hAnsi="Calibri" w:cs="Calibri"/>
          <w:color w:val="000000" w:themeColor="text1"/>
          <w:sz w:val="24"/>
          <w:szCs w:val="24"/>
        </w:rPr>
      </w:pPr>
      <w:r w:rsidRPr="7D3022A4">
        <w:rPr>
          <w:rFonts w:ascii="Calibri" w:eastAsia="Calibri" w:hAnsi="Calibri" w:cs="Calibri"/>
          <w:b/>
          <w:bCs/>
          <w:color w:val="0070C0"/>
          <w:sz w:val="24"/>
          <w:szCs w:val="24"/>
        </w:rPr>
        <w:t>(3) Object Diagram of Customer and Transaction</w:t>
      </w:r>
      <w:r w:rsidRPr="7D3022A4">
        <w:rPr>
          <w:rFonts w:ascii="Calibri" w:eastAsia="Calibri" w:hAnsi="Calibri" w:cs="Calibri"/>
          <w:color w:val="000000" w:themeColor="text1"/>
          <w:sz w:val="24"/>
          <w:szCs w:val="24"/>
        </w:rPr>
        <w:t xml:space="preserve"> </w:t>
      </w:r>
    </w:p>
    <w:p w14:paraId="12B20BEB" w14:textId="266579CE" w:rsidR="7500CCF5" w:rsidRDefault="7500CCF5" w:rsidP="106222F1">
      <w:pPr>
        <w:spacing w:line="331" w:lineRule="exact"/>
        <w:jc w:val="center"/>
        <w:rPr>
          <w:rFonts w:ascii="Times New Roman" w:eastAsia="Times New Roman" w:hAnsi="Times New Roman" w:cs="Times New Roman"/>
          <w:b/>
          <w:bCs/>
          <w:color w:val="0070C0"/>
          <w:sz w:val="24"/>
          <w:szCs w:val="24"/>
        </w:rPr>
      </w:pPr>
      <w:r>
        <w:rPr>
          <w:noProof/>
          <w:lang w:eastAsia="zh-CN"/>
        </w:rPr>
        <w:drawing>
          <wp:anchor distT="0" distB="0" distL="114300" distR="114300" simplePos="0" relativeHeight="251658240" behindDoc="0" locked="0" layoutInCell="1" allowOverlap="1" wp14:anchorId="4E004F57" wp14:editId="4CFDC72B">
            <wp:simplePos x="0" y="0"/>
            <wp:positionH relativeFrom="column">
              <wp:align>right</wp:align>
            </wp:positionH>
            <wp:positionV relativeFrom="paragraph">
              <wp:posOffset>0</wp:posOffset>
            </wp:positionV>
            <wp:extent cx="5943600" cy="2867025"/>
            <wp:effectExtent l="0" t="0" r="0" b="0"/>
            <wp:wrapSquare wrapText="bothSides"/>
            <wp:docPr id="667798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14:sizeRelH relativeFrom="page">
              <wp14:pctWidth>0</wp14:pctWidth>
            </wp14:sizeRelH>
            <wp14:sizeRelV relativeFrom="page">
              <wp14:pctHeight>0</wp14:pctHeight>
            </wp14:sizeRelV>
          </wp:anchor>
        </w:drawing>
      </w:r>
      <w:r w:rsidR="106222F1" w:rsidRPr="106222F1">
        <w:rPr>
          <w:rFonts w:ascii="Times New Roman" w:eastAsia="Times New Roman" w:hAnsi="Times New Roman" w:cs="Times New Roman"/>
          <w:b/>
          <w:bCs/>
        </w:rPr>
        <w:t>[Fig 30: Object diagram of customer and transaction]</w:t>
      </w:r>
    </w:p>
    <w:p w14:paraId="67629145" w14:textId="77777777" w:rsidR="00141DE4" w:rsidRDefault="00141DE4" w:rsidP="75C858A6">
      <w:pPr>
        <w:spacing w:line="331" w:lineRule="exact"/>
        <w:rPr>
          <w:rFonts w:ascii="Times New Roman" w:eastAsia="Times New Roman" w:hAnsi="Times New Roman" w:cs="Times New Roman"/>
          <w:b/>
          <w:bCs/>
          <w:color w:val="0070C0"/>
          <w:sz w:val="24"/>
          <w:szCs w:val="24"/>
        </w:rPr>
      </w:pPr>
    </w:p>
    <w:p w14:paraId="3348F1ED" w14:textId="76EC6EC6" w:rsidR="75C858A6" w:rsidRDefault="00141DE4" w:rsidP="75C858A6">
      <w:pPr>
        <w:spacing w:line="331" w:lineRule="exact"/>
      </w:pPr>
      <w:r>
        <w:rPr>
          <w:rFonts w:ascii="Calibri" w:hAnsi="Calibri" w:cs="Calibri"/>
          <w:noProof/>
          <w:color w:val="000000"/>
          <w:lang w:eastAsia="zh-CN"/>
        </w:rPr>
        <w:drawing>
          <wp:anchor distT="0" distB="0" distL="114300" distR="114300" simplePos="0" relativeHeight="251667456" behindDoc="1" locked="0" layoutInCell="1" allowOverlap="1" wp14:anchorId="76E9C73C" wp14:editId="16556441">
            <wp:simplePos x="0" y="0"/>
            <wp:positionH relativeFrom="column">
              <wp:posOffset>1358265</wp:posOffset>
            </wp:positionH>
            <wp:positionV relativeFrom="paragraph">
              <wp:posOffset>375920</wp:posOffset>
            </wp:positionV>
            <wp:extent cx="2466975" cy="3348355"/>
            <wp:effectExtent l="0" t="0" r="9525" b="4445"/>
            <wp:wrapTight wrapText="bothSides">
              <wp:wrapPolygon edited="0">
                <wp:start x="0" y="0"/>
                <wp:lineTo x="0" y="21506"/>
                <wp:lineTo x="21517" y="21506"/>
                <wp:lineTo x="21517" y="0"/>
                <wp:lineTo x="0" y="0"/>
              </wp:wrapPolygon>
            </wp:wrapTight>
            <wp:docPr id="2" name="Picture 2" descr="https://lh6.googleusercontent.com/UWdzu66OzZlIZ1Tv0RzbB2OhfyoEoZfmwF0bhd_aBAv6M_EE9erartWzr7Kyb-YLqPa3LH2mA1NByPBTc1_PSCh5sovV5pHmlNgvOZTJWS-F3WQ93QwE-IWXvgSUTFOq40XqtUfBy0QlJRwx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Wdzu66OzZlIZ1Tv0RzbB2OhfyoEoZfmwF0bhd_aBAv6M_EE9erartWzr7Kyb-YLqPa3LH2mA1NByPBTc1_PSCh5sovV5pHmlNgvOZTJWS-F3WQ93QwE-IWXvgSUTFOq40XqtUfBy0QlJRwx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6975"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7CC5B521" w:rsidRPr="7CC5B521">
        <w:rPr>
          <w:rFonts w:ascii="Times New Roman" w:eastAsia="Times New Roman" w:hAnsi="Times New Roman" w:cs="Times New Roman"/>
          <w:b/>
          <w:bCs/>
          <w:color w:val="0070C0"/>
          <w:sz w:val="24"/>
          <w:szCs w:val="24"/>
        </w:rPr>
        <w:t xml:space="preserve">(4) Object Diagram of Customer and </w:t>
      </w:r>
      <w:proofErr w:type="spellStart"/>
      <w:r w:rsidR="7CC5B521" w:rsidRPr="7CC5B521">
        <w:rPr>
          <w:rFonts w:ascii="Times New Roman" w:eastAsia="Times New Roman" w:hAnsi="Times New Roman" w:cs="Times New Roman"/>
          <w:b/>
          <w:bCs/>
          <w:color w:val="0070C0"/>
          <w:sz w:val="24"/>
          <w:szCs w:val="24"/>
        </w:rPr>
        <w:t>DebitCard</w:t>
      </w:r>
      <w:proofErr w:type="spellEnd"/>
      <w:r w:rsidR="7CC5B521" w:rsidRPr="7CC5B521">
        <w:rPr>
          <w:rFonts w:ascii="Times New Roman" w:eastAsia="Times New Roman" w:hAnsi="Times New Roman" w:cs="Times New Roman"/>
          <w:color w:val="000000" w:themeColor="text1"/>
          <w:sz w:val="24"/>
          <w:szCs w:val="24"/>
        </w:rPr>
        <w:t xml:space="preserve"> </w:t>
      </w:r>
    </w:p>
    <w:p w14:paraId="04BF85F4" w14:textId="77777777" w:rsidR="00141DE4" w:rsidRDefault="00141DE4" w:rsidP="00141DE4">
      <w:pPr>
        <w:spacing w:line="331" w:lineRule="exact"/>
        <w:rPr>
          <w:rFonts w:ascii="Calibri" w:hAnsi="Calibri" w:cs="Calibri"/>
          <w:noProof/>
          <w:color w:val="000000"/>
        </w:rPr>
      </w:pPr>
    </w:p>
    <w:p w14:paraId="548F6B9A" w14:textId="77777777" w:rsidR="00141DE4" w:rsidRDefault="00141DE4" w:rsidP="00141DE4">
      <w:pPr>
        <w:spacing w:line="331" w:lineRule="exact"/>
        <w:rPr>
          <w:rFonts w:ascii="Calibri" w:hAnsi="Calibri" w:cs="Calibri"/>
          <w:noProof/>
          <w:color w:val="000000"/>
        </w:rPr>
      </w:pPr>
    </w:p>
    <w:p w14:paraId="13BC3E7F" w14:textId="77777777" w:rsidR="00141DE4" w:rsidRDefault="00141DE4" w:rsidP="00141DE4">
      <w:pPr>
        <w:spacing w:line="331" w:lineRule="exact"/>
        <w:rPr>
          <w:rFonts w:ascii="Calibri" w:hAnsi="Calibri" w:cs="Calibri"/>
          <w:noProof/>
          <w:color w:val="000000"/>
        </w:rPr>
      </w:pPr>
    </w:p>
    <w:p w14:paraId="168445DA" w14:textId="77777777" w:rsidR="00141DE4" w:rsidRDefault="00141DE4" w:rsidP="00141DE4">
      <w:pPr>
        <w:spacing w:line="331" w:lineRule="exact"/>
        <w:rPr>
          <w:rFonts w:ascii="Calibri" w:hAnsi="Calibri" w:cs="Calibri"/>
          <w:noProof/>
          <w:color w:val="000000"/>
        </w:rPr>
      </w:pPr>
    </w:p>
    <w:p w14:paraId="18828E1F" w14:textId="77777777" w:rsidR="00141DE4" w:rsidRDefault="00141DE4" w:rsidP="00141DE4">
      <w:pPr>
        <w:spacing w:line="331" w:lineRule="exact"/>
        <w:rPr>
          <w:rFonts w:ascii="Calibri" w:hAnsi="Calibri" w:cs="Calibri"/>
          <w:noProof/>
          <w:color w:val="000000"/>
        </w:rPr>
      </w:pPr>
    </w:p>
    <w:p w14:paraId="6A26FC78" w14:textId="77777777" w:rsidR="00141DE4" w:rsidRDefault="00141DE4" w:rsidP="00141DE4">
      <w:pPr>
        <w:spacing w:line="331" w:lineRule="exact"/>
        <w:rPr>
          <w:rFonts w:ascii="Calibri" w:hAnsi="Calibri" w:cs="Calibri"/>
          <w:noProof/>
          <w:color w:val="000000"/>
        </w:rPr>
      </w:pPr>
    </w:p>
    <w:p w14:paraId="31DB550C" w14:textId="77777777" w:rsidR="00141DE4" w:rsidRDefault="00141DE4" w:rsidP="00141DE4">
      <w:pPr>
        <w:spacing w:line="331" w:lineRule="exact"/>
        <w:rPr>
          <w:rFonts w:ascii="Calibri" w:hAnsi="Calibri" w:cs="Calibri"/>
          <w:noProof/>
          <w:color w:val="000000"/>
        </w:rPr>
      </w:pPr>
    </w:p>
    <w:p w14:paraId="18CEC7FB" w14:textId="77777777" w:rsidR="00141DE4" w:rsidRDefault="00141DE4" w:rsidP="00141DE4">
      <w:pPr>
        <w:spacing w:line="331" w:lineRule="exact"/>
        <w:rPr>
          <w:rFonts w:ascii="Calibri" w:hAnsi="Calibri" w:cs="Calibri"/>
          <w:noProof/>
          <w:color w:val="000000"/>
        </w:rPr>
      </w:pPr>
    </w:p>
    <w:p w14:paraId="58F4A8A5" w14:textId="77777777" w:rsidR="00141DE4" w:rsidRDefault="00141DE4" w:rsidP="00141DE4">
      <w:pPr>
        <w:spacing w:line="331" w:lineRule="exact"/>
        <w:rPr>
          <w:rFonts w:ascii="Calibri" w:hAnsi="Calibri" w:cs="Calibri"/>
          <w:noProof/>
          <w:color w:val="000000"/>
        </w:rPr>
      </w:pPr>
    </w:p>
    <w:p w14:paraId="6946208B" w14:textId="77777777" w:rsidR="00141DE4" w:rsidRDefault="00141DE4" w:rsidP="00141DE4">
      <w:pPr>
        <w:spacing w:line="331" w:lineRule="exact"/>
        <w:rPr>
          <w:rFonts w:ascii="Calibri" w:hAnsi="Calibri" w:cs="Calibri"/>
          <w:noProof/>
          <w:color w:val="000000"/>
        </w:rPr>
      </w:pPr>
    </w:p>
    <w:p w14:paraId="155B4B71" w14:textId="77777777" w:rsidR="00141DE4" w:rsidRDefault="00141DE4" w:rsidP="00141DE4">
      <w:pPr>
        <w:spacing w:line="331" w:lineRule="exact"/>
        <w:rPr>
          <w:rFonts w:ascii="Calibri" w:hAnsi="Calibri" w:cs="Calibri"/>
          <w:noProof/>
          <w:color w:val="000000"/>
        </w:rPr>
      </w:pPr>
    </w:p>
    <w:p w14:paraId="4D026464" w14:textId="37A606E2" w:rsidR="7500CCF5" w:rsidRPr="00141DE4" w:rsidRDefault="00141DE4" w:rsidP="00141DE4">
      <w:pPr>
        <w:spacing w:line="331" w:lineRule="exact"/>
        <w:ind w:left="720" w:firstLine="720"/>
      </w:pPr>
      <w:r>
        <w:rPr>
          <w:rFonts w:ascii="Calibri" w:hAnsi="Calibri" w:cs="Calibri"/>
          <w:noProof/>
          <w:color w:val="000000"/>
        </w:rPr>
        <w:t xml:space="preserve">        </w:t>
      </w:r>
      <w:r w:rsidR="7CC5B521" w:rsidRPr="7CC5B521">
        <w:rPr>
          <w:rFonts w:ascii="Times New Roman" w:eastAsia="Times New Roman" w:hAnsi="Times New Roman" w:cs="Times New Roman"/>
          <w:b/>
          <w:bCs/>
        </w:rPr>
        <w:t xml:space="preserve">[Fig 31: Object diagram of customer and </w:t>
      </w:r>
      <w:proofErr w:type="spellStart"/>
      <w:r w:rsidR="7CC5B521" w:rsidRPr="7CC5B521">
        <w:rPr>
          <w:rFonts w:ascii="Times New Roman" w:eastAsia="Times New Roman" w:hAnsi="Times New Roman" w:cs="Times New Roman"/>
          <w:b/>
          <w:bCs/>
        </w:rPr>
        <w:t>debitCard</w:t>
      </w:r>
      <w:proofErr w:type="spellEnd"/>
      <w:r w:rsidR="7CC5B521" w:rsidRPr="7CC5B521">
        <w:rPr>
          <w:rFonts w:ascii="Times New Roman" w:eastAsia="Times New Roman" w:hAnsi="Times New Roman" w:cs="Times New Roman"/>
          <w:b/>
          <w:bCs/>
        </w:rPr>
        <w:t>]</w:t>
      </w:r>
    </w:p>
    <w:p w14:paraId="42632729" w14:textId="686DE584" w:rsidR="382F02E7" w:rsidRDefault="382F02E7" w:rsidP="382F02E7">
      <w:pPr>
        <w:spacing w:line="331" w:lineRule="exact"/>
        <w:jc w:val="center"/>
        <w:rPr>
          <w:rFonts w:ascii="Times New Roman" w:eastAsia="Times New Roman" w:hAnsi="Times New Roman" w:cs="Times New Roman"/>
          <w:b/>
          <w:bCs/>
        </w:rPr>
      </w:pPr>
    </w:p>
    <w:p w14:paraId="20D0577F" w14:textId="4F52DDD7" w:rsidR="75C858A6" w:rsidRDefault="382F02E7" w:rsidP="0857DBC5">
      <w:pPr>
        <w:spacing w:line="331" w:lineRule="exact"/>
        <w:rPr>
          <w:rFonts w:ascii="Times New Roman" w:eastAsia="Times New Roman" w:hAnsi="Times New Roman" w:cs="Times New Roman"/>
          <w:color w:val="000000" w:themeColor="text1"/>
          <w:sz w:val="24"/>
          <w:szCs w:val="24"/>
        </w:rPr>
      </w:pPr>
      <w:r w:rsidRPr="382F02E7">
        <w:rPr>
          <w:rFonts w:ascii="Times New Roman" w:eastAsia="Times New Roman" w:hAnsi="Times New Roman" w:cs="Times New Roman"/>
          <w:b/>
          <w:bCs/>
          <w:color w:val="0070C0"/>
          <w:sz w:val="24"/>
          <w:szCs w:val="24"/>
        </w:rPr>
        <w:t>(5) Object Diagram of Customer and Payment</w:t>
      </w:r>
      <w:r w:rsidRPr="382F02E7">
        <w:rPr>
          <w:rFonts w:ascii="Times New Roman" w:eastAsia="Times New Roman" w:hAnsi="Times New Roman" w:cs="Times New Roman"/>
          <w:color w:val="000000" w:themeColor="text1"/>
          <w:sz w:val="24"/>
          <w:szCs w:val="24"/>
        </w:rPr>
        <w:t xml:space="preserve"> </w:t>
      </w:r>
    </w:p>
    <w:p w14:paraId="69D0F474" w14:textId="39155B2C" w:rsidR="7500CCF5" w:rsidRDefault="00141DE4" w:rsidP="7500CCF5">
      <w:pPr>
        <w:spacing w:line="331" w:lineRule="exact"/>
        <w:jc w:val="center"/>
      </w:pPr>
      <w:r>
        <w:rPr>
          <w:noProof/>
          <w:lang w:eastAsia="zh-CN"/>
        </w:rPr>
        <w:drawing>
          <wp:anchor distT="0" distB="0" distL="114300" distR="114300" simplePos="0" relativeHeight="251668480" behindDoc="1" locked="0" layoutInCell="1" allowOverlap="1" wp14:anchorId="4994F160" wp14:editId="1C847F18">
            <wp:simplePos x="0" y="0"/>
            <wp:positionH relativeFrom="column">
              <wp:posOffset>1705117</wp:posOffset>
            </wp:positionH>
            <wp:positionV relativeFrom="paragraph">
              <wp:posOffset>14701</wp:posOffset>
            </wp:positionV>
            <wp:extent cx="2259338" cy="3629025"/>
            <wp:effectExtent l="0" t="0" r="7620" b="0"/>
            <wp:wrapTight wrapText="bothSides">
              <wp:wrapPolygon edited="0">
                <wp:start x="0" y="0"/>
                <wp:lineTo x="0" y="21430"/>
                <wp:lineTo x="21491" y="21430"/>
                <wp:lineTo x="21491" y="0"/>
                <wp:lineTo x="0" y="0"/>
              </wp:wrapPolygon>
            </wp:wrapTight>
            <wp:docPr id="1784828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2259338" cy="3629025"/>
                    </a:xfrm>
                    <a:prstGeom prst="rect">
                      <a:avLst/>
                    </a:prstGeom>
                  </pic:spPr>
                </pic:pic>
              </a:graphicData>
            </a:graphic>
          </wp:anchor>
        </w:drawing>
      </w:r>
    </w:p>
    <w:p w14:paraId="4EF650D2" w14:textId="77777777" w:rsidR="00141DE4" w:rsidRDefault="00141DE4" w:rsidP="382F02E7">
      <w:pPr>
        <w:spacing w:line="331" w:lineRule="exact"/>
        <w:jc w:val="center"/>
        <w:rPr>
          <w:rFonts w:ascii="Times New Roman" w:eastAsia="Times New Roman" w:hAnsi="Times New Roman" w:cs="Times New Roman"/>
          <w:b/>
          <w:bCs/>
        </w:rPr>
      </w:pPr>
    </w:p>
    <w:p w14:paraId="31B69D82" w14:textId="77777777" w:rsidR="00141DE4" w:rsidRDefault="00141DE4" w:rsidP="382F02E7">
      <w:pPr>
        <w:spacing w:line="331" w:lineRule="exact"/>
        <w:jc w:val="center"/>
        <w:rPr>
          <w:rFonts w:ascii="Times New Roman" w:eastAsia="Times New Roman" w:hAnsi="Times New Roman" w:cs="Times New Roman"/>
          <w:b/>
          <w:bCs/>
        </w:rPr>
      </w:pPr>
    </w:p>
    <w:p w14:paraId="4C4F2641" w14:textId="77777777" w:rsidR="00141DE4" w:rsidRDefault="00141DE4" w:rsidP="382F02E7">
      <w:pPr>
        <w:spacing w:line="331" w:lineRule="exact"/>
        <w:jc w:val="center"/>
        <w:rPr>
          <w:rFonts w:ascii="Times New Roman" w:eastAsia="Times New Roman" w:hAnsi="Times New Roman" w:cs="Times New Roman"/>
          <w:b/>
          <w:bCs/>
        </w:rPr>
      </w:pPr>
    </w:p>
    <w:p w14:paraId="7A749C60" w14:textId="77777777" w:rsidR="00141DE4" w:rsidRDefault="00141DE4" w:rsidP="382F02E7">
      <w:pPr>
        <w:spacing w:line="331" w:lineRule="exact"/>
        <w:jc w:val="center"/>
        <w:rPr>
          <w:rFonts w:ascii="Times New Roman" w:eastAsia="Times New Roman" w:hAnsi="Times New Roman" w:cs="Times New Roman"/>
          <w:b/>
          <w:bCs/>
        </w:rPr>
      </w:pPr>
    </w:p>
    <w:p w14:paraId="27AA6400" w14:textId="77777777" w:rsidR="00141DE4" w:rsidRDefault="00141DE4" w:rsidP="382F02E7">
      <w:pPr>
        <w:spacing w:line="331" w:lineRule="exact"/>
        <w:jc w:val="center"/>
        <w:rPr>
          <w:rFonts w:ascii="Times New Roman" w:eastAsia="Times New Roman" w:hAnsi="Times New Roman" w:cs="Times New Roman"/>
          <w:b/>
          <w:bCs/>
        </w:rPr>
      </w:pPr>
    </w:p>
    <w:p w14:paraId="28C487BA" w14:textId="77777777" w:rsidR="00141DE4" w:rsidRDefault="00141DE4" w:rsidP="382F02E7">
      <w:pPr>
        <w:spacing w:line="331" w:lineRule="exact"/>
        <w:jc w:val="center"/>
        <w:rPr>
          <w:rFonts w:ascii="Times New Roman" w:eastAsia="Times New Roman" w:hAnsi="Times New Roman" w:cs="Times New Roman"/>
          <w:b/>
          <w:bCs/>
        </w:rPr>
      </w:pPr>
    </w:p>
    <w:p w14:paraId="2AB88CAD" w14:textId="77777777" w:rsidR="00141DE4" w:rsidRDefault="00141DE4" w:rsidP="382F02E7">
      <w:pPr>
        <w:spacing w:line="331" w:lineRule="exact"/>
        <w:jc w:val="center"/>
        <w:rPr>
          <w:rFonts w:ascii="Times New Roman" w:eastAsia="Times New Roman" w:hAnsi="Times New Roman" w:cs="Times New Roman"/>
          <w:b/>
          <w:bCs/>
        </w:rPr>
      </w:pPr>
    </w:p>
    <w:p w14:paraId="248D8B87" w14:textId="77777777" w:rsidR="00141DE4" w:rsidRDefault="00141DE4" w:rsidP="382F02E7">
      <w:pPr>
        <w:spacing w:line="331" w:lineRule="exact"/>
        <w:jc w:val="center"/>
        <w:rPr>
          <w:rFonts w:ascii="Times New Roman" w:eastAsia="Times New Roman" w:hAnsi="Times New Roman" w:cs="Times New Roman"/>
          <w:b/>
          <w:bCs/>
        </w:rPr>
      </w:pPr>
    </w:p>
    <w:p w14:paraId="59E3945F" w14:textId="77777777" w:rsidR="00141DE4" w:rsidRDefault="00141DE4" w:rsidP="382F02E7">
      <w:pPr>
        <w:spacing w:line="331" w:lineRule="exact"/>
        <w:jc w:val="center"/>
        <w:rPr>
          <w:rFonts w:ascii="Times New Roman" w:eastAsia="Times New Roman" w:hAnsi="Times New Roman" w:cs="Times New Roman"/>
          <w:b/>
          <w:bCs/>
        </w:rPr>
      </w:pPr>
    </w:p>
    <w:p w14:paraId="274E57C2" w14:textId="77777777" w:rsidR="00141DE4" w:rsidRDefault="00141DE4" w:rsidP="382F02E7">
      <w:pPr>
        <w:spacing w:line="331" w:lineRule="exact"/>
        <w:jc w:val="center"/>
        <w:rPr>
          <w:rFonts w:ascii="Times New Roman" w:eastAsia="Times New Roman" w:hAnsi="Times New Roman" w:cs="Times New Roman"/>
          <w:b/>
          <w:bCs/>
        </w:rPr>
      </w:pPr>
    </w:p>
    <w:p w14:paraId="626DAC14" w14:textId="77777777" w:rsidR="00141DE4" w:rsidRDefault="00141DE4" w:rsidP="382F02E7">
      <w:pPr>
        <w:spacing w:line="331" w:lineRule="exact"/>
        <w:jc w:val="center"/>
        <w:rPr>
          <w:rFonts w:ascii="Times New Roman" w:eastAsia="Times New Roman" w:hAnsi="Times New Roman" w:cs="Times New Roman"/>
          <w:b/>
          <w:bCs/>
        </w:rPr>
      </w:pPr>
    </w:p>
    <w:p w14:paraId="756A4E67" w14:textId="4804278A" w:rsidR="7500CCF5" w:rsidRDefault="382F02E7" w:rsidP="382F02E7">
      <w:pPr>
        <w:spacing w:line="331" w:lineRule="exact"/>
        <w:jc w:val="center"/>
        <w:rPr>
          <w:rFonts w:ascii="Times New Roman" w:eastAsia="Times New Roman" w:hAnsi="Times New Roman" w:cs="Times New Roman"/>
          <w:b/>
          <w:bCs/>
          <w:color w:val="0070C0"/>
          <w:sz w:val="24"/>
          <w:szCs w:val="24"/>
        </w:rPr>
      </w:pPr>
      <w:r w:rsidRPr="382F02E7">
        <w:rPr>
          <w:rFonts w:ascii="Times New Roman" w:eastAsia="Times New Roman" w:hAnsi="Times New Roman" w:cs="Times New Roman"/>
          <w:b/>
          <w:bCs/>
        </w:rPr>
        <w:t>[Fig 32: Object diagram of customer and payment]</w:t>
      </w:r>
    </w:p>
    <w:p w14:paraId="12C860E8" w14:textId="39DAF593" w:rsidR="382F02E7" w:rsidRDefault="382F02E7" w:rsidP="382F02E7">
      <w:pPr>
        <w:spacing w:line="331" w:lineRule="exact"/>
        <w:jc w:val="center"/>
        <w:rPr>
          <w:rFonts w:ascii="Times New Roman" w:eastAsia="Times New Roman" w:hAnsi="Times New Roman" w:cs="Times New Roman"/>
          <w:b/>
          <w:bCs/>
        </w:rPr>
      </w:pPr>
    </w:p>
    <w:p w14:paraId="345833D0" w14:textId="77777777" w:rsidR="00141DE4" w:rsidRDefault="00141DE4" w:rsidP="382F02E7">
      <w:pPr>
        <w:spacing w:line="331" w:lineRule="exact"/>
        <w:rPr>
          <w:rFonts w:ascii="Times New Roman" w:eastAsia="Times New Roman" w:hAnsi="Times New Roman" w:cs="Times New Roman"/>
          <w:b/>
          <w:bCs/>
          <w:color w:val="0070C0"/>
          <w:sz w:val="24"/>
          <w:szCs w:val="24"/>
        </w:rPr>
      </w:pPr>
    </w:p>
    <w:p w14:paraId="2A274051" w14:textId="77777777" w:rsidR="00141DE4" w:rsidRDefault="00141DE4" w:rsidP="382F02E7">
      <w:pPr>
        <w:spacing w:line="331" w:lineRule="exact"/>
        <w:rPr>
          <w:rFonts w:ascii="Times New Roman" w:eastAsia="Times New Roman" w:hAnsi="Times New Roman" w:cs="Times New Roman"/>
          <w:b/>
          <w:bCs/>
          <w:color w:val="0070C0"/>
          <w:sz w:val="24"/>
          <w:szCs w:val="24"/>
        </w:rPr>
      </w:pPr>
    </w:p>
    <w:p w14:paraId="22471943" w14:textId="77777777" w:rsidR="00141DE4" w:rsidRDefault="00141DE4" w:rsidP="382F02E7">
      <w:pPr>
        <w:spacing w:line="331" w:lineRule="exact"/>
        <w:rPr>
          <w:rFonts w:ascii="Times New Roman" w:eastAsia="Times New Roman" w:hAnsi="Times New Roman" w:cs="Times New Roman"/>
          <w:b/>
          <w:bCs/>
          <w:color w:val="0070C0"/>
          <w:sz w:val="24"/>
          <w:szCs w:val="24"/>
        </w:rPr>
      </w:pPr>
    </w:p>
    <w:p w14:paraId="678B4E41" w14:textId="77777777" w:rsidR="00141DE4" w:rsidRDefault="00141DE4" w:rsidP="382F02E7">
      <w:pPr>
        <w:spacing w:line="331" w:lineRule="exact"/>
        <w:rPr>
          <w:rFonts w:ascii="Times New Roman" w:eastAsia="Times New Roman" w:hAnsi="Times New Roman" w:cs="Times New Roman"/>
          <w:b/>
          <w:bCs/>
          <w:color w:val="0070C0"/>
          <w:sz w:val="24"/>
          <w:szCs w:val="24"/>
        </w:rPr>
      </w:pPr>
    </w:p>
    <w:p w14:paraId="711D59D5" w14:textId="77777777" w:rsidR="00141DE4" w:rsidRDefault="00141DE4" w:rsidP="382F02E7">
      <w:pPr>
        <w:spacing w:line="331" w:lineRule="exact"/>
        <w:rPr>
          <w:rFonts w:ascii="Times New Roman" w:eastAsia="Times New Roman" w:hAnsi="Times New Roman" w:cs="Times New Roman"/>
          <w:b/>
          <w:bCs/>
          <w:color w:val="0070C0"/>
          <w:sz w:val="24"/>
          <w:szCs w:val="24"/>
        </w:rPr>
      </w:pPr>
    </w:p>
    <w:p w14:paraId="38889978" w14:textId="77777777" w:rsidR="00141DE4" w:rsidRDefault="00141DE4" w:rsidP="382F02E7">
      <w:pPr>
        <w:spacing w:line="331" w:lineRule="exact"/>
        <w:rPr>
          <w:rFonts w:ascii="Times New Roman" w:eastAsia="Times New Roman" w:hAnsi="Times New Roman" w:cs="Times New Roman"/>
          <w:b/>
          <w:bCs/>
          <w:color w:val="0070C0"/>
          <w:sz w:val="24"/>
          <w:szCs w:val="24"/>
        </w:rPr>
      </w:pPr>
    </w:p>
    <w:p w14:paraId="52259397" w14:textId="77777777" w:rsidR="00141DE4" w:rsidRDefault="00141DE4" w:rsidP="382F02E7">
      <w:pPr>
        <w:spacing w:line="331" w:lineRule="exact"/>
        <w:rPr>
          <w:rFonts w:ascii="Times New Roman" w:eastAsia="Times New Roman" w:hAnsi="Times New Roman" w:cs="Times New Roman"/>
          <w:b/>
          <w:bCs/>
          <w:color w:val="0070C0"/>
          <w:sz w:val="24"/>
          <w:szCs w:val="24"/>
        </w:rPr>
      </w:pPr>
    </w:p>
    <w:p w14:paraId="151A1BD5" w14:textId="77777777" w:rsidR="00141DE4" w:rsidRDefault="00141DE4" w:rsidP="382F02E7">
      <w:pPr>
        <w:spacing w:line="331" w:lineRule="exact"/>
        <w:rPr>
          <w:rFonts w:ascii="Times New Roman" w:eastAsia="Times New Roman" w:hAnsi="Times New Roman" w:cs="Times New Roman"/>
          <w:b/>
          <w:bCs/>
          <w:color w:val="0070C0"/>
          <w:sz w:val="24"/>
          <w:szCs w:val="24"/>
        </w:rPr>
      </w:pPr>
    </w:p>
    <w:p w14:paraId="04A7DFF1" w14:textId="77777777" w:rsidR="00141DE4" w:rsidRDefault="00141DE4" w:rsidP="382F02E7">
      <w:pPr>
        <w:spacing w:line="331" w:lineRule="exact"/>
        <w:rPr>
          <w:rFonts w:ascii="Times New Roman" w:eastAsia="Times New Roman" w:hAnsi="Times New Roman" w:cs="Times New Roman"/>
          <w:b/>
          <w:bCs/>
          <w:color w:val="0070C0"/>
          <w:sz w:val="24"/>
          <w:szCs w:val="24"/>
        </w:rPr>
      </w:pPr>
    </w:p>
    <w:p w14:paraId="6B1F7B43" w14:textId="77777777" w:rsidR="00141DE4" w:rsidRDefault="00141DE4" w:rsidP="382F02E7">
      <w:pPr>
        <w:spacing w:line="331" w:lineRule="exact"/>
        <w:rPr>
          <w:rFonts w:ascii="Times New Roman" w:eastAsia="Times New Roman" w:hAnsi="Times New Roman" w:cs="Times New Roman"/>
          <w:b/>
          <w:bCs/>
          <w:color w:val="0070C0"/>
          <w:sz w:val="24"/>
          <w:szCs w:val="24"/>
        </w:rPr>
      </w:pPr>
    </w:p>
    <w:p w14:paraId="50AFAE69" w14:textId="77777777" w:rsidR="00141DE4" w:rsidRDefault="00141DE4" w:rsidP="382F02E7">
      <w:pPr>
        <w:spacing w:line="331" w:lineRule="exact"/>
        <w:rPr>
          <w:rFonts w:ascii="Times New Roman" w:eastAsia="Times New Roman" w:hAnsi="Times New Roman" w:cs="Times New Roman"/>
          <w:b/>
          <w:bCs/>
          <w:color w:val="0070C0"/>
          <w:sz w:val="24"/>
          <w:szCs w:val="24"/>
        </w:rPr>
      </w:pPr>
    </w:p>
    <w:p w14:paraId="13B8FB41" w14:textId="02C71AC4" w:rsidR="75C858A6" w:rsidRDefault="00FE27CB" w:rsidP="382F02E7">
      <w:pPr>
        <w:spacing w:line="331" w:lineRule="exact"/>
        <w:rPr>
          <w:rFonts w:ascii="Times New Roman" w:eastAsia="Times New Roman" w:hAnsi="Times New Roman" w:cs="Times New Roman"/>
          <w:color w:val="000000" w:themeColor="text1"/>
          <w:sz w:val="24"/>
          <w:szCs w:val="24"/>
        </w:rPr>
      </w:pPr>
      <w:r>
        <w:rPr>
          <w:noProof/>
          <w:lang w:eastAsia="zh-CN"/>
        </w:rPr>
        <w:drawing>
          <wp:anchor distT="0" distB="0" distL="114300" distR="114300" simplePos="0" relativeHeight="251659264" behindDoc="1" locked="0" layoutInCell="1" allowOverlap="1" wp14:anchorId="4CF08591" wp14:editId="329C31A2">
            <wp:simplePos x="0" y="0"/>
            <wp:positionH relativeFrom="column">
              <wp:posOffset>214630</wp:posOffset>
            </wp:positionH>
            <wp:positionV relativeFrom="paragraph">
              <wp:posOffset>311785</wp:posOffset>
            </wp:positionV>
            <wp:extent cx="5591175" cy="3533775"/>
            <wp:effectExtent l="0" t="0" r="9525" b="9525"/>
            <wp:wrapTight wrapText="bothSides">
              <wp:wrapPolygon edited="0">
                <wp:start x="0" y="0"/>
                <wp:lineTo x="0" y="21542"/>
                <wp:lineTo x="21563" y="21542"/>
                <wp:lineTo x="21563" y="0"/>
                <wp:lineTo x="0" y="0"/>
              </wp:wrapPolygon>
            </wp:wrapTight>
            <wp:docPr id="260705622"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591175" cy="3533775"/>
                    </a:xfrm>
                    <a:prstGeom prst="rect">
                      <a:avLst/>
                    </a:prstGeom>
                  </pic:spPr>
                </pic:pic>
              </a:graphicData>
            </a:graphic>
            <wp14:sizeRelH relativeFrom="page">
              <wp14:pctWidth>0</wp14:pctWidth>
            </wp14:sizeRelH>
            <wp14:sizeRelV relativeFrom="page">
              <wp14:pctHeight>0</wp14:pctHeight>
            </wp14:sizeRelV>
          </wp:anchor>
        </w:drawing>
      </w:r>
      <w:r w:rsidR="382F02E7" w:rsidRPr="382F02E7">
        <w:rPr>
          <w:rFonts w:ascii="Times New Roman" w:eastAsia="Times New Roman" w:hAnsi="Times New Roman" w:cs="Times New Roman"/>
          <w:b/>
          <w:bCs/>
          <w:color w:val="0070C0"/>
          <w:sz w:val="24"/>
          <w:szCs w:val="24"/>
        </w:rPr>
        <w:t>(6) Object Diagram of Customer and Payee</w:t>
      </w:r>
      <w:r w:rsidR="382F02E7" w:rsidRPr="382F02E7">
        <w:rPr>
          <w:rFonts w:ascii="Times New Roman" w:eastAsia="Times New Roman" w:hAnsi="Times New Roman" w:cs="Times New Roman"/>
          <w:color w:val="000000" w:themeColor="text1"/>
          <w:sz w:val="24"/>
          <w:szCs w:val="24"/>
        </w:rPr>
        <w:t xml:space="preserve"> </w:t>
      </w:r>
    </w:p>
    <w:p w14:paraId="5E7F31C7" w14:textId="41F48537" w:rsidR="7500CCF5" w:rsidRDefault="00FE27CB" w:rsidP="00FE27CB">
      <w:pPr>
        <w:spacing w:line="331" w:lineRule="exact"/>
        <w:ind w:left="720" w:firstLine="720"/>
        <w:rPr>
          <w:rFonts w:ascii="Times New Roman" w:eastAsia="Times New Roman" w:hAnsi="Times New Roman" w:cs="Times New Roman"/>
          <w:b/>
          <w:bCs/>
          <w:color w:val="0070C0"/>
          <w:sz w:val="24"/>
          <w:szCs w:val="24"/>
        </w:rPr>
      </w:pPr>
      <w:r>
        <w:t xml:space="preserve">                  </w:t>
      </w:r>
      <w:r w:rsidR="382F02E7" w:rsidRPr="382F02E7">
        <w:rPr>
          <w:rFonts w:ascii="Times New Roman" w:eastAsia="Times New Roman" w:hAnsi="Times New Roman" w:cs="Times New Roman"/>
          <w:b/>
          <w:bCs/>
        </w:rPr>
        <w:t>[Fig 33: Object diagram of customer and payee]</w:t>
      </w:r>
    </w:p>
    <w:p w14:paraId="63D41A12" w14:textId="6BD601A3" w:rsidR="00141DE4" w:rsidRDefault="00141DE4" w:rsidP="29B25F8F">
      <w:pPr>
        <w:spacing w:line="331" w:lineRule="exact"/>
        <w:rPr>
          <w:rFonts w:ascii="Times New Roman" w:eastAsia="Times New Roman" w:hAnsi="Times New Roman" w:cs="Times New Roman"/>
          <w:b/>
          <w:bCs/>
        </w:rPr>
      </w:pPr>
    </w:p>
    <w:p w14:paraId="70E619A6" w14:textId="77777777" w:rsidR="00FE27CB" w:rsidRDefault="00FE27CB" w:rsidP="00FE27CB">
      <w:pPr>
        <w:spacing w:line="331" w:lineRule="exact"/>
        <w:rPr>
          <w:rFonts w:ascii="Times New Roman" w:eastAsia="Times New Roman" w:hAnsi="Times New Roman" w:cs="Times New Roman"/>
          <w:color w:val="000000" w:themeColor="text1"/>
          <w:sz w:val="24"/>
          <w:szCs w:val="24"/>
        </w:rPr>
      </w:pPr>
      <w:r>
        <w:rPr>
          <w:rFonts w:ascii="Calibri" w:hAnsi="Calibri" w:cs="Calibri"/>
          <w:noProof/>
          <w:color w:val="000000"/>
          <w:lang w:eastAsia="zh-CN"/>
        </w:rPr>
        <w:lastRenderedPageBreak/>
        <w:drawing>
          <wp:anchor distT="0" distB="0" distL="114300" distR="114300" simplePos="0" relativeHeight="251669504" behindDoc="1" locked="0" layoutInCell="1" allowOverlap="1" wp14:anchorId="0E3AAB04" wp14:editId="0C61E544">
            <wp:simplePos x="0" y="0"/>
            <wp:positionH relativeFrom="column">
              <wp:posOffset>183515</wp:posOffset>
            </wp:positionH>
            <wp:positionV relativeFrom="paragraph">
              <wp:posOffset>451485</wp:posOffset>
            </wp:positionV>
            <wp:extent cx="5700395" cy="3011170"/>
            <wp:effectExtent l="0" t="0" r="0" b="0"/>
            <wp:wrapTight wrapText="bothSides">
              <wp:wrapPolygon edited="0">
                <wp:start x="0" y="0"/>
                <wp:lineTo x="0" y="21454"/>
                <wp:lineTo x="21511" y="21454"/>
                <wp:lineTo x="21511" y="0"/>
                <wp:lineTo x="0" y="0"/>
              </wp:wrapPolygon>
            </wp:wrapTight>
            <wp:docPr id="4" name="Picture 4" descr="https://lh5.googleusercontent.com/xsZvSZQ_KbZcIpwSUxhuLtr2e1F-cpB33GmGt8IzlA4UqW-xyf1bxrahZmD0zcup28MA2dPF7vGzDWn-qtBlAMf9v1tqvVp8T8sK0bQSKWAvpiElGkbCumo1QL05xGUaO7mfLViPR_DmD1p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sZvSZQ_KbZcIpwSUxhuLtr2e1F-cpB33GmGt8IzlA4UqW-xyf1bxrahZmD0zcup28MA2dPF7vGzDWn-qtBlAMf9v1tqvVp8T8sK0bQSKWAvpiElGkbCumo1QL05xGUaO7mfLViPR_DmD1ph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0395" cy="301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29B25F8F" w:rsidRPr="29B25F8F">
        <w:rPr>
          <w:rFonts w:ascii="Times New Roman" w:eastAsia="Times New Roman" w:hAnsi="Times New Roman" w:cs="Times New Roman"/>
          <w:b/>
          <w:bCs/>
          <w:color w:val="0070C0"/>
          <w:sz w:val="24"/>
          <w:szCs w:val="24"/>
        </w:rPr>
        <w:t>(7) Object Diagram of Customer and Check</w:t>
      </w:r>
      <w:r w:rsidR="29B25F8F" w:rsidRPr="29B25F8F">
        <w:rPr>
          <w:rFonts w:ascii="Times New Roman" w:eastAsia="Times New Roman" w:hAnsi="Times New Roman" w:cs="Times New Roman"/>
          <w:color w:val="000000" w:themeColor="text1"/>
          <w:sz w:val="24"/>
          <w:szCs w:val="24"/>
        </w:rPr>
        <w:t xml:space="preserve"> </w:t>
      </w:r>
      <w:r w:rsidR="7500CCF5">
        <w:br/>
      </w:r>
    </w:p>
    <w:p w14:paraId="4EF2732A" w14:textId="01912D0B" w:rsidR="7500CCF5" w:rsidRPr="00FE27CB" w:rsidRDefault="00FE27CB" w:rsidP="00FE27CB">
      <w:pPr>
        <w:spacing w:line="331" w:lineRule="exact"/>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rPr>
        <w:t xml:space="preserve">                                   </w:t>
      </w:r>
      <w:r w:rsidR="29B25F8F" w:rsidRPr="29B25F8F">
        <w:rPr>
          <w:rFonts w:ascii="Times New Roman" w:eastAsia="Times New Roman" w:hAnsi="Times New Roman" w:cs="Times New Roman"/>
          <w:b/>
          <w:bCs/>
        </w:rPr>
        <w:t>[Fig 34: Object diagram of customer and check]</w:t>
      </w:r>
    </w:p>
    <w:p w14:paraId="0B071195" w14:textId="15143918" w:rsidR="75C858A6" w:rsidRDefault="7CC5B521" w:rsidP="7CC5B521">
      <w:pPr>
        <w:rPr>
          <w:rFonts w:ascii="Calibri" w:eastAsia="Calibri" w:hAnsi="Calibri" w:cs="Calibri"/>
          <w:color w:val="000000" w:themeColor="text1"/>
          <w:sz w:val="24"/>
          <w:szCs w:val="24"/>
        </w:rPr>
      </w:pPr>
      <w:r w:rsidRPr="7CC5B521">
        <w:rPr>
          <w:rFonts w:ascii="Calibri" w:eastAsia="Calibri" w:hAnsi="Calibri" w:cs="Calibri"/>
          <w:b/>
          <w:bCs/>
          <w:color w:val="0070C0"/>
          <w:sz w:val="24"/>
          <w:szCs w:val="24"/>
        </w:rPr>
        <w:t xml:space="preserve">(8) Object Diagram of Transaction and </w:t>
      </w:r>
      <w:proofErr w:type="spellStart"/>
      <w:proofErr w:type="gramStart"/>
      <w:r w:rsidRPr="7CC5B521">
        <w:rPr>
          <w:rFonts w:ascii="Calibri" w:eastAsia="Calibri" w:hAnsi="Calibri" w:cs="Calibri"/>
          <w:b/>
          <w:bCs/>
          <w:color w:val="0070C0"/>
          <w:sz w:val="24"/>
          <w:szCs w:val="24"/>
        </w:rPr>
        <w:t>CheckingAccount</w:t>
      </w:r>
      <w:proofErr w:type="spellEnd"/>
      <w:r w:rsidRPr="7CC5B521">
        <w:rPr>
          <w:rFonts w:ascii="Calibri" w:eastAsia="Calibri" w:hAnsi="Calibri" w:cs="Calibri"/>
          <w:color w:val="000000" w:themeColor="text1"/>
          <w:sz w:val="24"/>
          <w:szCs w:val="24"/>
        </w:rPr>
        <w:t xml:space="preserve">  </w:t>
      </w:r>
      <w:r w:rsidRPr="7CC5B521">
        <w:rPr>
          <w:rFonts w:ascii="Calibri" w:eastAsia="Calibri" w:hAnsi="Calibri" w:cs="Calibri"/>
          <w:b/>
          <w:bCs/>
          <w:color w:val="0070C0"/>
          <w:sz w:val="24"/>
          <w:szCs w:val="24"/>
        </w:rPr>
        <w:t>and</w:t>
      </w:r>
      <w:proofErr w:type="gramEnd"/>
      <w:r w:rsidRPr="7CC5B521">
        <w:rPr>
          <w:rFonts w:ascii="Calibri" w:eastAsia="Calibri" w:hAnsi="Calibri" w:cs="Calibri"/>
          <w:b/>
          <w:bCs/>
          <w:color w:val="0070C0"/>
          <w:sz w:val="24"/>
          <w:szCs w:val="24"/>
        </w:rPr>
        <w:t xml:space="preserve"> </w:t>
      </w:r>
      <w:proofErr w:type="spellStart"/>
      <w:r w:rsidRPr="7CC5B521">
        <w:rPr>
          <w:rFonts w:ascii="Calibri" w:eastAsia="Calibri" w:hAnsi="Calibri" w:cs="Calibri"/>
          <w:b/>
          <w:bCs/>
          <w:color w:val="0070C0"/>
          <w:sz w:val="24"/>
          <w:szCs w:val="24"/>
        </w:rPr>
        <w:t>SavingsAccount</w:t>
      </w:r>
      <w:proofErr w:type="spellEnd"/>
      <w:r w:rsidRPr="7CC5B521">
        <w:rPr>
          <w:rFonts w:ascii="Calibri" w:eastAsia="Calibri" w:hAnsi="Calibri" w:cs="Calibri"/>
          <w:color w:val="000000" w:themeColor="text1"/>
          <w:sz w:val="24"/>
          <w:szCs w:val="24"/>
        </w:rPr>
        <w:t xml:space="preserve"> </w:t>
      </w:r>
    </w:p>
    <w:p w14:paraId="178B599C" w14:textId="27998407" w:rsidR="7500CCF5" w:rsidRDefault="7500CCF5" w:rsidP="382F02E7">
      <w:pPr>
        <w:jc w:val="center"/>
        <w:rPr>
          <w:rFonts w:ascii="Times New Roman" w:eastAsia="Times New Roman" w:hAnsi="Times New Roman" w:cs="Times New Roman"/>
          <w:b/>
          <w:bCs/>
        </w:rPr>
      </w:pPr>
      <w:r>
        <w:rPr>
          <w:noProof/>
          <w:lang w:eastAsia="zh-CN"/>
        </w:rPr>
        <w:drawing>
          <wp:inline distT="0" distB="0" distL="0" distR="0" wp14:anchorId="6730C032" wp14:editId="30AA9A15">
            <wp:extent cx="6172200" cy="2769577"/>
            <wp:effectExtent l="0" t="0" r="0" b="0"/>
            <wp:docPr id="1003084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6172200" cy="2769577"/>
                    </a:xfrm>
                    <a:prstGeom prst="rect">
                      <a:avLst/>
                    </a:prstGeom>
                  </pic:spPr>
                </pic:pic>
              </a:graphicData>
            </a:graphic>
          </wp:inline>
        </w:drawing>
      </w:r>
      <w:r w:rsidR="29B25F8F" w:rsidRPr="29B25F8F">
        <w:rPr>
          <w:rFonts w:ascii="Times New Roman" w:eastAsia="Times New Roman" w:hAnsi="Times New Roman" w:cs="Times New Roman"/>
          <w:b/>
          <w:bCs/>
        </w:rPr>
        <w:t>[Fig 35: Object diagram of transaction, checking account and saving account]</w:t>
      </w:r>
    </w:p>
    <w:p w14:paraId="30BD8AB5" w14:textId="741AAE53" w:rsidR="75C858A6" w:rsidRDefault="75C858A6" w:rsidP="7CC5B521">
      <w:pPr>
        <w:rPr>
          <w:rFonts w:ascii="Times New Roman" w:eastAsia="Times New Roman" w:hAnsi="Times New Roman" w:cs="Times New Roman"/>
          <w:color w:val="000000" w:themeColor="text1"/>
          <w:sz w:val="24"/>
          <w:szCs w:val="24"/>
        </w:rPr>
      </w:pPr>
      <w:r>
        <w:br/>
      </w:r>
      <w:r w:rsidR="7CC5B521" w:rsidRPr="7CC5B521">
        <w:rPr>
          <w:rFonts w:ascii="Calibri" w:eastAsia="Calibri" w:hAnsi="Calibri" w:cs="Calibri"/>
          <w:b/>
          <w:bCs/>
          <w:color w:val="0070C0"/>
          <w:sz w:val="24"/>
          <w:szCs w:val="24"/>
        </w:rPr>
        <w:t xml:space="preserve">(9) Object Diagram of </w:t>
      </w:r>
      <w:proofErr w:type="spellStart"/>
      <w:r w:rsidR="7CC5B521" w:rsidRPr="7CC5B521">
        <w:rPr>
          <w:rFonts w:ascii="Calibri" w:eastAsia="Calibri" w:hAnsi="Calibri" w:cs="Calibri"/>
          <w:b/>
          <w:bCs/>
          <w:color w:val="0070C0"/>
          <w:sz w:val="24"/>
          <w:szCs w:val="24"/>
        </w:rPr>
        <w:t>CheckingAccount</w:t>
      </w:r>
      <w:proofErr w:type="spellEnd"/>
      <w:r w:rsidR="7CC5B521" w:rsidRPr="7CC5B521">
        <w:rPr>
          <w:rFonts w:ascii="Calibri" w:eastAsia="Calibri" w:hAnsi="Calibri" w:cs="Calibri"/>
          <w:b/>
          <w:bCs/>
          <w:color w:val="0070C0"/>
          <w:sz w:val="24"/>
          <w:szCs w:val="24"/>
        </w:rPr>
        <w:t xml:space="preserve"> and Check</w:t>
      </w:r>
      <w:r w:rsidR="7CC5B521" w:rsidRPr="7CC5B521">
        <w:rPr>
          <w:rFonts w:ascii="Calibri" w:eastAsia="Calibri" w:hAnsi="Calibri" w:cs="Calibri"/>
          <w:color w:val="000000" w:themeColor="text1"/>
          <w:sz w:val="24"/>
          <w:szCs w:val="24"/>
        </w:rPr>
        <w:t xml:space="preserve"> </w:t>
      </w:r>
      <w:r w:rsidR="7CC5B521" w:rsidRPr="7CC5B521">
        <w:rPr>
          <w:rFonts w:ascii="Times New Roman" w:eastAsia="Times New Roman" w:hAnsi="Times New Roman" w:cs="Times New Roman"/>
          <w:b/>
          <w:bCs/>
          <w:color w:val="0070C0"/>
          <w:sz w:val="24"/>
          <w:szCs w:val="24"/>
        </w:rPr>
        <w:t>and Payment</w:t>
      </w:r>
      <w:r w:rsidR="7CC5B521" w:rsidRPr="7CC5B521">
        <w:rPr>
          <w:rFonts w:ascii="Times New Roman" w:eastAsia="Times New Roman" w:hAnsi="Times New Roman" w:cs="Times New Roman"/>
          <w:color w:val="000000" w:themeColor="text1"/>
          <w:sz w:val="24"/>
          <w:szCs w:val="24"/>
        </w:rPr>
        <w:t xml:space="preserve"> </w:t>
      </w:r>
    </w:p>
    <w:p w14:paraId="5454AAE8" w14:textId="6F453E42" w:rsidR="7500CCF5" w:rsidRDefault="7500CCF5" w:rsidP="7500CCF5">
      <w:pPr>
        <w:jc w:val="center"/>
        <w:rPr>
          <w:rFonts w:ascii="Times New Roman" w:eastAsia="Times New Roman" w:hAnsi="Times New Roman" w:cs="Times New Roman"/>
          <w:b/>
          <w:bCs/>
          <w:color w:val="0070C0"/>
          <w:sz w:val="24"/>
          <w:szCs w:val="24"/>
        </w:rPr>
      </w:pPr>
      <w:r>
        <w:rPr>
          <w:noProof/>
          <w:lang w:eastAsia="zh-CN"/>
        </w:rPr>
        <w:lastRenderedPageBreak/>
        <w:drawing>
          <wp:inline distT="0" distB="0" distL="0" distR="0" wp14:anchorId="4F98ED72" wp14:editId="7E79E65A">
            <wp:extent cx="5943600" cy="3476625"/>
            <wp:effectExtent l="0" t="0" r="0" b="0"/>
            <wp:docPr id="1497931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r w:rsidR="29B25F8F" w:rsidRPr="29B25F8F">
        <w:rPr>
          <w:rFonts w:ascii="Times New Roman" w:eastAsia="Times New Roman" w:hAnsi="Times New Roman" w:cs="Times New Roman"/>
          <w:color w:val="000000" w:themeColor="text1"/>
          <w:sz w:val="24"/>
          <w:szCs w:val="24"/>
        </w:rPr>
        <w:t xml:space="preserve"> </w:t>
      </w:r>
      <w:r w:rsidR="29B25F8F" w:rsidRPr="29B25F8F">
        <w:rPr>
          <w:rFonts w:ascii="Times New Roman" w:eastAsia="Times New Roman" w:hAnsi="Times New Roman" w:cs="Times New Roman"/>
          <w:b/>
          <w:bCs/>
        </w:rPr>
        <w:t>[Fig 36: Object diagram of checking account, check and payment]</w:t>
      </w:r>
    </w:p>
    <w:p w14:paraId="723D9430" w14:textId="746194DC" w:rsidR="75C858A6" w:rsidRDefault="75C858A6" w:rsidP="75C858A6">
      <w:pPr>
        <w:jc w:val="both"/>
      </w:pPr>
    </w:p>
    <w:p w14:paraId="36D3A7E4" w14:textId="77777777" w:rsidR="00FE27CB" w:rsidRDefault="00FE27CB" w:rsidP="75C858A6">
      <w:pPr>
        <w:jc w:val="both"/>
        <w:rPr>
          <w:rFonts w:ascii="Times New Roman" w:eastAsia="Times New Roman" w:hAnsi="Times New Roman" w:cs="Times New Roman"/>
          <w:b/>
          <w:bCs/>
          <w:color w:val="0070C0"/>
          <w:sz w:val="24"/>
          <w:szCs w:val="24"/>
        </w:rPr>
      </w:pPr>
    </w:p>
    <w:p w14:paraId="754398B7" w14:textId="7D5812BC" w:rsidR="75C858A6" w:rsidRDefault="7CC5B521" w:rsidP="75C858A6">
      <w:pPr>
        <w:jc w:val="both"/>
      </w:pPr>
      <w:r w:rsidRPr="7CC5B521">
        <w:rPr>
          <w:rFonts w:ascii="Times New Roman" w:eastAsia="Times New Roman" w:hAnsi="Times New Roman" w:cs="Times New Roman"/>
          <w:b/>
          <w:bCs/>
          <w:color w:val="0070C0"/>
          <w:sz w:val="24"/>
          <w:szCs w:val="24"/>
        </w:rPr>
        <w:t xml:space="preserve">(10) Object Diagram of </w:t>
      </w:r>
      <w:proofErr w:type="spellStart"/>
      <w:r w:rsidRPr="7CC5B521">
        <w:rPr>
          <w:rFonts w:ascii="Times New Roman" w:eastAsia="Times New Roman" w:hAnsi="Times New Roman" w:cs="Times New Roman"/>
          <w:b/>
          <w:bCs/>
          <w:color w:val="0070C0"/>
          <w:sz w:val="24"/>
          <w:szCs w:val="24"/>
        </w:rPr>
        <w:t>CheckingAccount</w:t>
      </w:r>
      <w:proofErr w:type="spellEnd"/>
      <w:r w:rsidRPr="7CC5B521">
        <w:rPr>
          <w:rFonts w:ascii="Times New Roman" w:eastAsia="Times New Roman" w:hAnsi="Times New Roman" w:cs="Times New Roman"/>
          <w:b/>
          <w:bCs/>
          <w:color w:val="0070C0"/>
          <w:sz w:val="24"/>
          <w:szCs w:val="24"/>
        </w:rPr>
        <w:t xml:space="preserve"> and </w:t>
      </w:r>
      <w:proofErr w:type="spellStart"/>
      <w:r w:rsidRPr="7CC5B521">
        <w:rPr>
          <w:rFonts w:ascii="Times New Roman" w:eastAsia="Times New Roman" w:hAnsi="Times New Roman" w:cs="Times New Roman"/>
          <w:b/>
          <w:bCs/>
          <w:color w:val="0070C0"/>
          <w:sz w:val="24"/>
          <w:szCs w:val="24"/>
        </w:rPr>
        <w:t>DebitCard</w:t>
      </w:r>
      <w:proofErr w:type="spellEnd"/>
    </w:p>
    <w:p w14:paraId="51DB05F5" w14:textId="48142CC9" w:rsidR="7500CCF5" w:rsidRDefault="29B25F8F" w:rsidP="382F02E7">
      <w:pPr>
        <w:jc w:val="center"/>
        <w:rPr>
          <w:rFonts w:ascii="Times New Roman" w:eastAsia="Times New Roman" w:hAnsi="Times New Roman" w:cs="Times New Roman"/>
          <w:b/>
          <w:bCs/>
          <w:color w:val="0070C0"/>
          <w:sz w:val="24"/>
          <w:szCs w:val="24"/>
        </w:rPr>
      </w:pPr>
      <w:r w:rsidRPr="29B25F8F">
        <w:rPr>
          <w:rFonts w:ascii="Times New Roman" w:eastAsia="Times New Roman" w:hAnsi="Times New Roman" w:cs="Times New Roman"/>
          <w:color w:val="000000" w:themeColor="text1"/>
          <w:sz w:val="24"/>
          <w:szCs w:val="24"/>
        </w:rPr>
        <w:t xml:space="preserve"> </w:t>
      </w:r>
      <w:r w:rsidR="7500CCF5">
        <w:rPr>
          <w:noProof/>
          <w:lang w:eastAsia="zh-CN"/>
        </w:rPr>
        <w:drawing>
          <wp:inline distT="0" distB="0" distL="0" distR="0" wp14:anchorId="0FA91D0F" wp14:editId="0A0CF70A">
            <wp:extent cx="5943600" cy="2895600"/>
            <wp:effectExtent l="0" t="0" r="0" b="0"/>
            <wp:docPr id="10938470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r w:rsidRPr="29B25F8F">
        <w:rPr>
          <w:rFonts w:ascii="Times New Roman" w:eastAsia="Times New Roman" w:hAnsi="Times New Roman" w:cs="Times New Roman"/>
          <w:b/>
          <w:bCs/>
        </w:rPr>
        <w:t>[Fig 37: Object diagram of checking account and debit card]</w:t>
      </w:r>
    </w:p>
    <w:p w14:paraId="0BAC5C8B" w14:textId="018AA018" w:rsidR="382F02E7" w:rsidRDefault="382F02E7" w:rsidP="382F02E7">
      <w:pPr>
        <w:jc w:val="center"/>
        <w:rPr>
          <w:rFonts w:ascii="Times New Roman" w:eastAsia="Times New Roman" w:hAnsi="Times New Roman" w:cs="Times New Roman"/>
          <w:b/>
          <w:bCs/>
        </w:rPr>
      </w:pPr>
    </w:p>
    <w:p w14:paraId="0F5BC6C3" w14:textId="413A52E0" w:rsidR="75C858A6" w:rsidRDefault="00FE27CB" w:rsidP="7CC5B521">
      <w:pPr>
        <w:jc w:val="both"/>
        <w:rPr>
          <w:rFonts w:ascii="Times New Roman" w:eastAsia="Times New Roman" w:hAnsi="Times New Roman" w:cs="Times New Roman"/>
          <w:color w:val="000000" w:themeColor="text1"/>
          <w:sz w:val="24"/>
          <w:szCs w:val="24"/>
        </w:rPr>
      </w:pPr>
      <w:r>
        <w:rPr>
          <w:noProof/>
          <w:lang w:eastAsia="zh-CN"/>
        </w:rPr>
        <w:lastRenderedPageBreak/>
        <w:drawing>
          <wp:anchor distT="0" distB="0" distL="114300" distR="114300" simplePos="0" relativeHeight="251670528" behindDoc="1" locked="0" layoutInCell="1" allowOverlap="1" wp14:anchorId="5CBBF78C" wp14:editId="14684EC2">
            <wp:simplePos x="0" y="0"/>
            <wp:positionH relativeFrom="margin">
              <wp:align>left</wp:align>
            </wp:positionH>
            <wp:positionV relativeFrom="paragraph">
              <wp:posOffset>290830</wp:posOffset>
            </wp:positionV>
            <wp:extent cx="6136005" cy="3146425"/>
            <wp:effectExtent l="0" t="0" r="0" b="0"/>
            <wp:wrapTight wrapText="bothSides">
              <wp:wrapPolygon edited="0">
                <wp:start x="0" y="0"/>
                <wp:lineTo x="0" y="21447"/>
                <wp:lineTo x="21526" y="21447"/>
                <wp:lineTo x="21526" y="0"/>
                <wp:lineTo x="0" y="0"/>
              </wp:wrapPolygon>
            </wp:wrapTight>
            <wp:docPr id="14232567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6136005" cy="3146425"/>
                    </a:xfrm>
                    <a:prstGeom prst="rect">
                      <a:avLst/>
                    </a:prstGeom>
                  </pic:spPr>
                </pic:pic>
              </a:graphicData>
            </a:graphic>
            <wp14:sizeRelH relativeFrom="margin">
              <wp14:pctWidth>0</wp14:pctWidth>
            </wp14:sizeRelH>
            <wp14:sizeRelV relativeFrom="margin">
              <wp14:pctHeight>0</wp14:pctHeight>
            </wp14:sizeRelV>
          </wp:anchor>
        </w:drawing>
      </w:r>
      <w:r w:rsidR="7CC5B521" w:rsidRPr="7CC5B521">
        <w:rPr>
          <w:rFonts w:ascii="Times New Roman" w:eastAsia="Times New Roman" w:hAnsi="Times New Roman" w:cs="Times New Roman"/>
          <w:b/>
          <w:bCs/>
          <w:color w:val="0070C0"/>
          <w:sz w:val="24"/>
          <w:szCs w:val="24"/>
        </w:rPr>
        <w:t xml:space="preserve">(11) Object Diagram of Savings Account and </w:t>
      </w:r>
      <w:proofErr w:type="spellStart"/>
      <w:r w:rsidR="7CC5B521" w:rsidRPr="7CC5B521">
        <w:rPr>
          <w:rFonts w:ascii="Times New Roman" w:eastAsia="Times New Roman" w:hAnsi="Times New Roman" w:cs="Times New Roman"/>
          <w:b/>
          <w:bCs/>
          <w:color w:val="0070C0"/>
          <w:sz w:val="24"/>
          <w:szCs w:val="24"/>
        </w:rPr>
        <w:t>DebitCard</w:t>
      </w:r>
      <w:proofErr w:type="spellEnd"/>
      <w:r w:rsidR="7CC5B521" w:rsidRPr="7CC5B521">
        <w:rPr>
          <w:rFonts w:ascii="Times New Roman" w:eastAsia="Times New Roman" w:hAnsi="Times New Roman" w:cs="Times New Roman"/>
          <w:color w:val="000000" w:themeColor="text1"/>
          <w:sz w:val="24"/>
          <w:szCs w:val="24"/>
        </w:rPr>
        <w:t xml:space="preserve"> </w:t>
      </w:r>
    </w:p>
    <w:p w14:paraId="24A58F18" w14:textId="5BE37CDF" w:rsidR="7500CCF5" w:rsidRDefault="29B25F8F" w:rsidP="382F02E7">
      <w:pPr>
        <w:jc w:val="center"/>
        <w:rPr>
          <w:rFonts w:ascii="Times New Roman" w:eastAsia="Times New Roman" w:hAnsi="Times New Roman" w:cs="Times New Roman"/>
          <w:b/>
          <w:bCs/>
          <w:color w:val="0070C0"/>
          <w:sz w:val="24"/>
          <w:szCs w:val="24"/>
        </w:rPr>
      </w:pPr>
      <w:r w:rsidRPr="29B25F8F">
        <w:rPr>
          <w:rFonts w:ascii="Times New Roman" w:eastAsia="Times New Roman" w:hAnsi="Times New Roman" w:cs="Times New Roman"/>
          <w:b/>
          <w:bCs/>
        </w:rPr>
        <w:t>[Fig 38: Object diagram of saving account and debit card]</w:t>
      </w:r>
    </w:p>
    <w:p w14:paraId="49B7AFDF" w14:textId="7B8C3152" w:rsidR="382F02E7" w:rsidRDefault="382F02E7" w:rsidP="382F02E7">
      <w:pPr>
        <w:jc w:val="center"/>
        <w:rPr>
          <w:rFonts w:ascii="Times New Roman" w:eastAsia="Times New Roman" w:hAnsi="Times New Roman" w:cs="Times New Roman"/>
          <w:b/>
          <w:bCs/>
        </w:rPr>
      </w:pPr>
    </w:p>
    <w:p w14:paraId="66545183" w14:textId="77777777" w:rsidR="00FE27CB" w:rsidRDefault="00FE27CB" w:rsidP="202EB5A0">
      <w:pPr>
        <w:jc w:val="both"/>
        <w:rPr>
          <w:rFonts w:ascii="Times New Roman" w:eastAsia="Times New Roman" w:hAnsi="Times New Roman" w:cs="Times New Roman"/>
          <w:b/>
          <w:bCs/>
          <w:color w:val="0070C0"/>
          <w:sz w:val="24"/>
          <w:szCs w:val="24"/>
        </w:rPr>
      </w:pPr>
    </w:p>
    <w:p w14:paraId="44D1DE39" w14:textId="59748662" w:rsidR="75C858A6" w:rsidRDefault="382F02E7" w:rsidP="202EB5A0">
      <w:pPr>
        <w:jc w:val="both"/>
        <w:rPr>
          <w:rFonts w:ascii="Times New Roman" w:eastAsia="Times New Roman" w:hAnsi="Times New Roman" w:cs="Times New Roman"/>
          <w:color w:val="000000" w:themeColor="text1"/>
          <w:sz w:val="24"/>
          <w:szCs w:val="24"/>
        </w:rPr>
      </w:pPr>
      <w:r w:rsidRPr="382F02E7">
        <w:rPr>
          <w:rFonts w:ascii="Times New Roman" w:eastAsia="Times New Roman" w:hAnsi="Times New Roman" w:cs="Times New Roman"/>
          <w:b/>
          <w:bCs/>
          <w:color w:val="0070C0"/>
          <w:sz w:val="24"/>
          <w:szCs w:val="24"/>
        </w:rPr>
        <w:t>(12) Object Diagram of Payee and Payment</w:t>
      </w:r>
      <w:r w:rsidRPr="382F02E7">
        <w:rPr>
          <w:rFonts w:ascii="Times New Roman" w:eastAsia="Times New Roman" w:hAnsi="Times New Roman" w:cs="Times New Roman"/>
          <w:color w:val="000000" w:themeColor="text1"/>
          <w:sz w:val="24"/>
          <w:szCs w:val="24"/>
        </w:rPr>
        <w:t xml:space="preserve"> </w:t>
      </w:r>
    </w:p>
    <w:p w14:paraId="34F0EDC5" w14:textId="519C91CD" w:rsidR="382F02E7" w:rsidRDefault="382F02E7" w:rsidP="382F02E7">
      <w:pPr>
        <w:jc w:val="center"/>
      </w:pPr>
      <w:r>
        <w:rPr>
          <w:noProof/>
          <w:lang w:eastAsia="zh-CN"/>
        </w:rPr>
        <w:drawing>
          <wp:inline distT="0" distB="0" distL="0" distR="0" wp14:anchorId="0FE32484" wp14:editId="3593FB15">
            <wp:extent cx="2548382" cy="3143250"/>
            <wp:effectExtent l="0" t="0" r="0" b="0"/>
            <wp:docPr id="9994917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2548382" cy="3143250"/>
                    </a:xfrm>
                    <a:prstGeom prst="rect">
                      <a:avLst/>
                    </a:prstGeom>
                  </pic:spPr>
                </pic:pic>
              </a:graphicData>
            </a:graphic>
          </wp:inline>
        </w:drawing>
      </w:r>
    </w:p>
    <w:p w14:paraId="4318BCD4" w14:textId="0EA8ACD4" w:rsidR="7500CCF5" w:rsidRDefault="382F02E7" w:rsidP="382F02E7">
      <w:pPr>
        <w:jc w:val="center"/>
        <w:rPr>
          <w:rFonts w:ascii="Times New Roman" w:eastAsia="Times New Roman" w:hAnsi="Times New Roman" w:cs="Times New Roman"/>
          <w:b/>
          <w:bCs/>
          <w:color w:val="0070C0"/>
          <w:sz w:val="24"/>
          <w:szCs w:val="24"/>
        </w:rPr>
      </w:pPr>
      <w:r w:rsidRPr="382F02E7">
        <w:rPr>
          <w:rFonts w:ascii="Times New Roman" w:eastAsia="Times New Roman" w:hAnsi="Times New Roman" w:cs="Times New Roman"/>
          <w:b/>
          <w:bCs/>
        </w:rPr>
        <w:t>[Fig 39: Object diagram of payee and payment]</w:t>
      </w:r>
    </w:p>
    <w:p w14:paraId="66C01384" w14:textId="5CCCDDA7" w:rsidR="382F02E7" w:rsidRDefault="382F02E7" w:rsidP="382F02E7">
      <w:pPr>
        <w:jc w:val="center"/>
        <w:rPr>
          <w:rFonts w:ascii="Times New Roman" w:eastAsia="Times New Roman" w:hAnsi="Times New Roman" w:cs="Times New Roman"/>
          <w:b/>
          <w:bCs/>
        </w:rPr>
      </w:pPr>
    </w:p>
    <w:p w14:paraId="1547E748" w14:textId="1D06CE2A" w:rsidR="75C858A6" w:rsidRDefault="7CC5B521" w:rsidP="7CC5B521">
      <w:pPr>
        <w:jc w:val="both"/>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b/>
          <w:bCs/>
          <w:color w:val="0070C0"/>
          <w:sz w:val="24"/>
          <w:szCs w:val="24"/>
        </w:rPr>
        <w:t xml:space="preserve">(13) Object Diagram of Customer and </w:t>
      </w:r>
      <w:proofErr w:type="spellStart"/>
      <w:r w:rsidRPr="7CC5B521">
        <w:rPr>
          <w:rFonts w:ascii="Times New Roman" w:eastAsia="Times New Roman" w:hAnsi="Times New Roman" w:cs="Times New Roman"/>
          <w:b/>
          <w:bCs/>
          <w:color w:val="0070C0"/>
          <w:sz w:val="24"/>
          <w:szCs w:val="24"/>
        </w:rPr>
        <w:t>UserAccount</w:t>
      </w:r>
      <w:proofErr w:type="spellEnd"/>
      <w:r w:rsidRPr="7CC5B521">
        <w:rPr>
          <w:rFonts w:ascii="Times New Roman" w:eastAsia="Times New Roman" w:hAnsi="Times New Roman" w:cs="Times New Roman"/>
          <w:color w:val="000000" w:themeColor="text1"/>
          <w:sz w:val="24"/>
          <w:szCs w:val="24"/>
        </w:rPr>
        <w:t xml:space="preserve"> </w:t>
      </w:r>
    </w:p>
    <w:p w14:paraId="58ABE9D1" w14:textId="0FCD37E5" w:rsidR="75C858A6" w:rsidRDefault="75C858A6" w:rsidP="75C858A6">
      <w:pPr>
        <w:jc w:val="center"/>
        <w:rPr>
          <w:rFonts w:ascii="Times New Roman" w:eastAsia="Times New Roman" w:hAnsi="Times New Roman" w:cs="Times New Roman"/>
          <w:color w:val="000000" w:themeColor="text1"/>
          <w:sz w:val="24"/>
          <w:szCs w:val="24"/>
        </w:rPr>
      </w:pPr>
      <w:r>
        <w:rPr>
          <w:noProof/>
          <w:lang w:eastAsia="zh-CN"/>
        </w:rPr>
        <w:drawing>
          <wp:inline distT="0" distB="0" distL="0" distR="0" wp14:anchorId="7F2E59D5" wp14:editId="52372519">
            <wp:extent cx="2007691" cy="3381375"/>
            <wp:effectExtent l="0" t="0" r="0" b="0"/>
            <wp:docPr id="6323322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2007691" cy="3381375"/>
                    </a:xfrm>
                    <a:prstGeom prst="rect">
                      <a:avLst/>
                    </a:prstGeom>
                  </pic:spPr>
                </pic:pic>
              </a:graphicData>
            </a:graphic>
          </wp:inline>
        </w:drawing>
      </w:r>
    </w:p>
    <w:p w14:paraId="7E81C895" w14:textId="10E8F0FF" w:rsidR="382F02E7" w:rsidRPr="005300F4" w:rsidRDefault="7CC5B521" w:rsidP="005300F4">
      <w:pPr>
        <w:jc w:val="center"/>
        <w:rPr>
          <w:rFonts w:ascii="Times New Roman" w:eastAsia="Times New Roman" w:hAnsi="Times New Roman" w:cs="Times New Roman"/>
          <w:b/>
          <w:bCs/>
          <w:color w:val="0070C0"/>
          <w:sz w:val="24"/>
          <w:szCs w:val="24"/>
        </w:rPr>
      </w:pPr>
      <w:r w:rsidRPr="7CC5B521">
        <w:rPr>
          <w:rFonts w:ascii="Times New Roman" w:eastAsia="Times New Roman" w:hAnsi="Times New Roman" w:cs="Times New Roman"/>
          <w:b/>
          <w:bCs/>
        </w:rPr>
        <w:t xml:space="preserve">[Fig 40: Object diagram of customer and </w:t>
      </w:r>
      <w:proofErr w:type="spellStart"/>
      <w:r w:rsidRPr="7CC5B521">
        <w:rPr>
          <w:rFonts w:ascii="Times New Roman" w:eastAsia="Times New Roman" w:hAnsi="Times New Roman" w:cs="Times New Roman"/>
          <w:b/>
          <w:bCs/>
        </w:rPr>
        <w:t>UserAccount</w:t>
      </w:r>
      <w:proofErr w:type="spellEnd"/>
      <w:r w:rsidRPr="7CC5B521">
        <w:rPr>
          <w:rFonts w:ascii="Times New Roman" w:eastAsia="Times New Roman" w:hAnsi="Times New Roman" w:cs="Times New Roman"/>
          <w:b/>
          <w:bCs/>
        </w:rPr>
        <w:t>]</w:t>
      </w:r>
    </w:p>
    <w:tbl>
      <w:tblPr>
        <w:tblStyle w:val="GridTable1Light-Accent1"/>
        <w:tblW w:w="0" w:type="auto"/>
        <w:tblLayout w:type="fixed"/>
        <w:tblLook w:val="06A0" w:firstRow="1" w:lastRow="0" w:firstColumn="1" w:lastColumn="0" w:noHBand="1" w:noVBand="1"/>
      </w:tblPr>
      <w:tblGrid>
        <w:gridCol w:w="9360"/>
      </w:tblGrid>
      <w:tr w:rsidR="4CB70E71" w14:paraId="0C1F9CF8" w14:textId="77777777" w:rsidTr="4CB70E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shd w:val="clear" w:color="auto" w:fill="9CC2E5" w:themeFill="accent1" w:themeFillTint="99"/>
          </w:tcPr>
          <w:p w14:paraId="65742C83" w14:textId="0ACB7092" w:rsidR="4CB70E71" w:rsidRDefault="4CB70E71" w:rsidP="4CB70E71">
            <w:pPr>
              <w:rPr>
                <w:rFonts w:ascii="Times New Roman" w:eastAsia="Times New Roman" w:hAnsi="Times New Roman" w:cs="Times New Roman"/>
                <w:sz w:val="32"/>
                <w:szCs w:val="32"/>
                <w:u w:val="single"/>
              </w:rPr>
            </w:pPr>
            <w:r w:rsidRPr="4CB70E71">
              <w:rPr>
                <w:rFonts w:ascii="Times New Roman" w:eastAsia="Times New Roman" w:hAnsi="Times New Roman" w:cs="Times New Roman"/>
                <w:color w:val="7030A0"/>
                <w:sz w:val="32"/>
                <w:szCs w:val="32"/>
                <w:u w:val="single"/>
              </w:rPr>
              <w:t>4. Object Design</w:t>
            </w:r>
          </w:p>
        </w:tc>
      </w:tr>
    </w:tbl>
    <w:p w14:paraId="2B0022D0" w14:textId="1F1AB4C4" w:rsidR="7500CCF5" w:rsidRDefault="7500CCF5" w:rsidP="7500CCF5">
      <w:pPr>
        <w:jc w:val="both"/>
        <w:rPr>
          <w:rFonts w:ascii="Times New Roman" w:eastAsia="Times New Roman" w:hAnsi="Times New Roman" w:cs="Times New Roman"/>
          <w:b/>
          <w:bCs/>
          <w:color w:val="0070C0"/>
          <w:sz w:val="24"/>
          <w:szCs w:val="24"/>
        </w:rPr>
      </w:pPr>
      <w:r w:rsidRPr="7500CCF5">
        <w:rPr>
          <w:rFonts w:ascii="Times New Roman" w:eastAsia="Times New Roman" w:hAnsi="Times New Roman" w:cs="Times New Roman"/>
          <w:b/>
          <w:bCs/>
          <w:color w:val="0070C0"/>
          <w:sz w:val="24"/>
          <w:szCs w:val="24"/>
        </w:rPr>
        <w:t>4.1 Design pattern: Adapter</w:t>
      </w:r>
    </w:p>
    <w:p w14:paraId="4EE8AE8A" w14:textId="77E2C264" w:rsidR="6D6817BF" w:rsidRDefault="00CB0F17" w:rsidP="7CC5B521">
      <w:pPr>
        <w:jc w:val="both"/>
        <w:rPr>
          <w:rFonts w:ascii="Times New Roman" w:eastAsia="Times New Roman" w:hAnsi="Times New Roman" w:cs="Times New Roman"/>
          <w:b/>
          <w:bCs/>
          <w:color w:val="000000" w:themeColor="text1"/>
          <w:sz w:val="24"/>
          <w:szCs w:val="24"/>
        </w:rPr>
      </w:pPr>
      <w:r>
        <w:rPr>
          <w:noProof/>
          <w:lang w:eastAsia="zh-CN"/>
        </w:rPr>
        <w:lastRenderedPageBreak/>
        <w:drawing>
          <wp:anchor distT="0" distB="0" distL="114300" distR="114300" simplePos="0" relativeHeight="251671552" behindDoc="1" locked="0" layoutInCell="1" allowOverlap="1" wp14:anchorId="47B369D5" wp14:editId="1871EB41">
            <wp:simplePos x="0" y="0"/>
            <wp:positionH relativeFrom="margin">
              <wp:posOffset>-635</wp:posOffset>
            </wp:positionH>
            <wp:positionV relativeFrom="paragraph">
              <wp:posOffset>292735</wp:posOffset>
            </wp:positionV>
            <wp:extent cx="5777230" cy="4946650"/>
            <wp:effectExtent l="0" t="0" r="0" b="6350"/>
            <wp:wrapTight wrapText="bothSides">
              <wp:wrapPolygon edited="0">
                <wp:start x="0" y="0"/>
                <wp:lineTo x="0" y="21545"/>
                <wp:lineTo x="21510" y="21545"/>
                <wp:lineTo x="21510" y="0"/>
                <wp:lineTo x="0" y="0"/>
              </wp:wrapPolygon>
            </wp:wrapTight>
            <wp:docPr id="1715149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5777230" cy="4946650"/>
                    </a:xfrm>
                    <a:prstGeom prst="rect">
                      <a:avLst/>
                    </a:prstGeom>
                  </pic:spPr>
                </pic:pic>
              </a:graphicData>
            </a:graphic>
          </wp:anchor>
        </w:drawing>
      </w:r>
      <w:r w:rsidR="7CC5B521" w:rsidRPr="7CC5B521">
        <w:rPr>
          <w:rFonts w:ascii="Times New Roman" w:eastAsia="Times New Roman" w:hAnsi="Times New Roman" w:cs="Times New Roman"/>
          <w:b/>
          <w:bCs/>
          <w:color w:val="000000" w:themeColor="text1"/>
          <w:sz w:val="24"/>
          <w:szCs w:val="24"/>
        </w:rPr>
        <w:t xml:space="preserve">Adapter for </w:t>
      </w:r>
      <w:proofErr w:type="spellStart"/>
      <w:r w:rsidR="7CC5B521" w:rsidRPr="7CC5B521">
        <w:rPr>
          <w:rFonts w:ascii="Times New Roman" w:eastAsia="Times New Roman" w:hAnsi="Times New Roman" w:cs="Times New Roman"/>
          <w:b/>
          <w:bCs/>
          <w:color w:val="000000" w:themeColor="text1"/>
          <w:sz w:val="24"/>
          <w:szCs w:val="24"/>
        </w:rPr>
        <w:t>UserAccount</w:t>
      </w:r>
      <w:proofErr w:type="spellEnd"/>
      <w:r w:rsidR="7CC5B521" w:rsidRPr="7CC5B521">
        <w:rPr>
          <w:rFonts w:ascii="Times New Roman" w:eastAsia="Times New Roman" w:hAnsi="Times New Roman" w:cs="Times New Roman"/>
          <w:b/>
          <w:bCs/>
          <w:color w:val="000000" w:themeColor="text1"/>
          <w:sz w:val="24"/>
          <w:szCs w:val="24"/>
        </w:rPr>
        <w:t xml:space="preserve"> entity object</w:t>
      </w:r>
    </w:p>
    <w:p w14:paraId="2C71F8E6" w14:textId="6A23BBA6" w:rsidR="34C63CB3" w:rsidRDefault="34C63CB3" w:rsidP="34C63CB3">
      <w:pPr>
        <w:jc w:val="center"/>
        <w:rPr>
          <w:rFonts w:ascii="Times New Roman" w:eastAsia="Times New Roman" w:hAnsi="Times New Roman" w:cs="Times New Roman"/>
          <w:b/>
          <w:bCs/>
          <w:color w:val="000000" w:themeColor="text1"/>
          <w:sz w:val="24"/>
          <w:szCs w:val="24"/>
        </w:rPr>
      </w:pPr>
    </w:p>
    <w:p w14:paraId="2F86B431" w14:textId="4713EAAE" w:rsidR="7500CCF5" w:rsidRDefault="7CC5B521" w:rsidP="7CC5B521">
      <w:pPr>
        <w:jc w:val="center"/>
        <w:rPr>
          <w:rFonts w:ascii="Times New Roman" w:eastAsia="Times New Roman" w:hAnsi="Times New Roman" w:cs="Times New Roman"/>
          <w:b/>
          <w:bCs/>
          <w:color w:val="0070C0"/>
          <w:sz w:val="24"/>
          <w:szCs w:val="24"/>
        </w:rPr>
      </w:pPr>
      <w:r w:rsidRPr="7CC5B521">
        <w:rPr>
          <w:rFonts w:ascii="Times New Roman" w:eastAsia="Times New Roman" w:hAnsi="Times New Roman" w:cs="Times New Roman"/>
          <w:b/>
          <w:bCs/>
        </w:rPr>
        <w:t xml:space="preserve">[Fig 41: Adapter Design pattern for </w:t>
      </w:r>
      <w:proofErr w:type="spellStart"/>
      <w:r w:rsidRPr="7CC5B521">
        <w:rPr>
          <w:rFonts w:ascii="Times New Roman" w:eastAsia="Times New Roman" w:hAnsi="Times New Roman" w:cs="Times New Roman"/>
          <w:b/>
          <w:bCs/>
        </w:rPr>
        <w:t>UserAccount</w:t>
      </w:r>
      <w:proofErr w:type="spellEnd"/>
      <w:r w:rsidRPr="7CC5B521">
        <w:rPr>
          <w:rFonts w:ascii="Times New Roman" w:eastAsia="Times New Roman" w:hAnsi="Times New Roman" w:cs="Times New Roman"/>
          <w:b/>
          <w:bCs/>
        </w:rPr>
        <w:t>]</w:t>
      </w:r>
    </w:p>
    <w:p w14:paraId="04C2B4A1" w14:textId="75C688D4" w:rsidR="382F02E7" w:rsidRDefault="382F02E7" w:rsidP="382F02E7">
      <w:pPr>
        <w:jc w:val="center"/>
        <w:rPr>
          <w:rFonts w:ascii="Times New Roman" w:eastAsia="Times New Roman" w:hAnsi="Times New Roman" w:cs="Times New Roman"/>
          <w:b/>
          <w:bCs/>
        </w:rPr>
      </w:pPr>
    </w:p>
    <w:p w14:paraId="6F00B0B1" w14:textId="77777777" w:rsidR="00CB0F17" w:rsidRDefault="00CB0F17" w:rsidP="7500CCF5">
      <w:pPr>
        <w:jc w:val="both"/>
        <w:rPr>
          <w:rFonts w:ascii="Times New Roman" w:eastAsia="Times New Roman" w:hAnsi="Times New Roman" w:cs="Times New Roman"/>
          <w:b/>
          <w:bCs/>
          <w:color w:val="0070C0"/>
          <w:sz w:val="24"/>
          <w:szCs w:val="24"/>
        </w:rPr>
      </w:pPr>
    </w:p>
    <w:p w14:paraId="4CA1B3D9" w14:textId="77777777" w:rsidR="00CB0F17" w:rsidRDefault="00CB0F17" w:rsidP="7500CCF5">
      <w:pPr>
        <w:jc w:val="both"/>
        <w:rPr>
          <w:rFonts w:ascii="Times New Roman" w:eastAsia="Times New Roman" w:hAnsi="Times New Roman" w:cs="Times New Roman"/>
          <w:b/>
          <w:bCs/>
          <w:color w:val="0070C0"/>
          <w:sz w:val="24"/>
          <w:szCs w:val="24"/>
        </w:rPr>
      </w:pPr>
    </w:p>
    <w:p w14:paraId="4EEC75C2" w14:textId="77777777" w:rsidR="00CB0F17" w:rsidRDefault="00CB0F17" w:rsidP="7500CCF5">
      <w:pPr>
        <w:jc w:val="both"/>
        <w:rPr>
          <w:rFonts w:ascii="Times New Roman" w:eastAsia="Times New Roman" w:hAnsi="Times New Roman" w:cs="Times New Roman"/>
          <w:b/>
          <w:bCs/>
          <w:color w:val="0070C0"/>
          <w:sz w:val="24"/>
          <w:szCs w:val="24"/>
        </w:rPr>
      </w:pPr>
    </w:p>
    <w:p w14:paraId="57ECBC87" w14:textId="77777777" w:rsidR="00CB0F17" w:rsidRDefault="00CB0F17" w:rsidP="7500CCF5">
      <w:pPr>
        <w:jc w:val="both"/>
        <w:rPr>
          <w:rFonts w:ascii="Times New Roman" w:eastAsia="Times New Roman" w:hAnsi="Times New Roman" w:cs="Times New Roman"/>
          <w:b/>
          <w:bCs/>
          <w:color w:val="0070C0"/>
          <w:sz w:val="24"/>
          <w:szCs w:val="24"/>
        </w:rPr>
      </w:pPr>
    </w:p>
    <w:p w14:paraId="397971C8" w14:textId="77777777" w:rsidR="007C35D5" w:rsidRDefault="007C35D5" w:rsidP="7500CCF5">
      <w:pPr>
        <w:jc w:val="both"/>
        <w:rPr>
          <w:rFonts w:ascii="Times New Roman" w:eastAsia="Times New Roman" w:hAnsi="Times New Roman" w:cs="Times New Roman"/>
          <w:b/>
          <w:bCs/>
          <w:color w:val="0070C0"/>
          <w:sz w:val="24"/>
          <w:szCs w:val="24"/>
        </w:rPr>
      </w:pPr>
    </w:p>
    <w:p w14:paraId="05ABA0A5" w14:textId="3AA3D043" w:rsidR="6D6817BF" w:rsidRDefault="7500CCF5" w:rsidP="7500CCF5">
      <w:pPr>
        <w:jc w:val="both"/>
        <w:rPr>
          <w:rFonts w:ascii="Times New Roman" w:eastAsia="Times New Roman" w:hAnsi="Times New Roman" w:cs="Times New Roman"/>
          <w:b/>
          <w:bCs/>
          <w:color w:val="0070C0"/>
          <w:sz w:val="24"/>
          <w:szCs w:val="24"/>
        </w:rPr>
      </w:pPr>
      <w:r w:rsidRPr="7500CCF5">
        <w:rPr>
          <w:rFonts w:ascii="Times New Roman" w:eastAsia="Times New Roman" w:hAnsi="Times New Roman" w:cs="Times New Roman"/>
          <w:b/>
          <w:bCs/>
          <w:color w:val="0070C0"/>
          <w:sz w:val="24"/>
          <w:szCs w:val="24"/>
        </w:rPr>
        <w:t xml:space="preserve">4.2 Interface Specification </w:t>
      </w:r>
    </w:p>
    <w:p w14:paraId="0034BF47" w14:textId="0483579E" w:rsidR="79A1E120" w:rsidRDefault="001F0BB2" w:rsidP="4CB70E71">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4.2</w:t>
      </w:r>
      <w:r w:rsidR="4CB70E71" w:rsidRPr="4CB70E71">
        <w:rPr>
          <w:rFonts w:ascii="Times New Roman" w:eastAsia="Times New Roman" w:hAnsi="Times New Roman" w:cs="Times New Roman"/>
          <w:b/>
          <w:bCs/>
          <w:color w:val="000000" w:themeColor="text1"/>
          <w:sz w:val="24"/>
          <w:szCs w:val="24"/>
        </w:rPr>
        <w:t>.1 Interface specification of Customer</w:t>
      </w:r>
    </w:p>
    <w:p w14:paraId="511D3DF2" w14:textId="5EE83508" w:rsidR="3FDCD9CE" w:rsidRDefault="3FDCD9CE" w:rsidP="796F8611">
      <w:r>
        <w:lastRenderedPageBreak/>
        <w:br/>
      </w:r>
      <w:r>
        <w:rPr>
          <w:noProof/>
          <w:lang w:eastAsia="zh-CN"/>
        </w:rPr>
        <w:drawing>
          <wp:inline distT="0" distB="0" distL="0" distR="0" wp14:anchorId="7B1017D0" wp14:editId="31875F4D">
            <wp:extent cx="3238500" cy="5822022"/>
            <wp:effectExtent l="0" t="0" r="0" b="0"/>
            <wp:docPr id="17440153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3238500" cy="5822022"/>
                    </a:xfrm>
                    <a:prstGeom prst="rect">
                      <a:avLst/>
                    </a:prstGeom>
                  </pic:spPr>
                </pic:pic>
              </a:graphicData>
            </a:graphic>
          </wp:inline>
        </w:drawing>
      </w:r>
    </w:p>
    <w:p w14:paraId="31582856" w14:textId="06959EE3" w:rsidR="00CB0F17" w:rsidRDefault="00426B65" w:rsidP="7CC5B521">
      <w:pPr>
        <w:jc w:val="both"/>
        <w:rPr>
          <w:rFonts w:ascii="Times New Roman" w:eastAsia="Times New Roman" w:hAnsi="Times New Roman" w:cs="Times New Roman"/>
          <w:b/>
          <w:bCs/>
          <w:color w:val="000000" w:themeColor="text1"/>
          <w:sz w:val="24"/>
          <w:szCs w:val="24"/>
        </w:rPr>
      </w:pPr>
      <w:ins w:id="3" w:author="Mr. Yongming Tang" w:date="2018-05-06T21:14:00Z">
        <w:r>
          <w:rPr>
            <w:rFonts w:ascii="Times New Roman" w:eastAsia="Times New Roman" w:hAnsi="Times New Roman" w:cs="Times New Roman"/>
            <w:b/>
            <w:bCs/>
            <w:color w:val="000000" w:themeColor="text1"/>
            <w:sz w:val="24"/>
            <w:szCs w:val="24"/>
          </w:rPr>
          <w:t>//</w:t>
        </w:r>
        <w:proofErr w:type="gramStart"/>
        <w:r>
          <w:rPr>
            <w:rFonts w:ascii="Times New Roman" w:eastAsia="Times New Roman" w:hAnsi="Times New Roman" w:cs="Times New Roman"/>
            <w:b/>
            <w:bCs/>
            <w:color w:val="000000" w:themeColor="text1"/>
            <w:sz w:val="24"/>
            <w:szCs w:val="24"/>
          </w:rPr>
          <w:t>deposit(</w:t>
        </w:r>
        <w:proofErr w:type="gramEnd"/>
        <w:r>
          <w:rPr>
            <w:rFonts w:ascii="Times New Roman" w:eastAsia="Times New Roman" w:hAnsi="Times New Roman" w:cs="Times New Roman"/>
            <w:b/>
            <w:bCs/>
            <w:color w:val="000000" w:themeColor="text1"/>
            <w:sz w:val="24"/>
            <w:szCs w:val="24"/>
          </w:rPr>
          <w:t>), withdraw() are not operations of Customer.</w:t>
        </w:r>
      </w:ins>
    </w:p>
    <w:p w14:paraId="6DA3C191" w14:textId="77777777" w:rsidR="00CB0F17" w:rsidRDefault="00CB0F17" w:rsidP="7CC5B521">
      <w:pPr>
        <w:jc w:val="both"/>
        <w:rPr>
          <w:rFonts w:ascii="Times New Roman" w:eastAsia="Times New Roman" w:hAnsi="Times New Roman" w:cs="Times New Roman"/>
          <w:b/>
          <w:bCs/>
          <w:color w:val="000000" w:themeColor="text1"/>
          <w:sz w:val="24"/>
          <w:szCs w:val="24"/>
        </w:rPr>
      </w:pPr>
    </w:p>
    <w:p w14:paraId="44154F33" w14:textId="77777777" w:rsidR="00CB0F17" w:rsidRDefault="00CB0F17" w:rsidP="7CC5B521">
      <w:pPr>
        <w:jc w:val="both"/>
        <w:rPr>
          <w:rFonts w:ascii="Times New Roman" w:eastAsia="Times New Roman" w:hAnsi="Times New Roman" w:cs="Times New Roman"/>
          <w:b/>
          <w:bCs/>
          <w:color w:val="000000" w:themeColor="text1"/>
          <w:sz w:val="24"/>
          <w:szCs w:val="24"/>
        </w:rPr>
      </w:pPr>
    </w:p>
    <w:p w14:paraId="7A032084" w14:textId="77777777" w:rsidR="00CB0F17" w:rsidRDefault="00CB0F17" w:rsidP="7CC5B521">
      <w:pPr>
        <w:jc w:val="both"/>
        <w:rPr>
          <w:rFonts w:ascii="Times New Roman" w:eastAsia="Times New Roman" w:hAnsi="Times New Roman" w:cs="Times New Roman"/>
          <w:b/>
          <w:bCs/>
          <w:color w:val="000000" w:themeColor="text1"/>
          <w:sz w:val="24"/>
          <w:szCs w:val="24"/>
        </w:rPr>
      </w:pPr>
    </w:p>
    <w:p w14:paraId="747E71B2" w14:textId="77777777" w:rsidR="00CB0F17" w:rsidRDefault="00CB0F17" w:rsidP="7CC5B521">
      <w:pPr>
        <w:jc w:val="both"/>
        <w:rPr>
          <w:rFonts w:ascii="Times New Roman" w:eastAsia="Times New Roman" w:hAnsi="Times New Roman" w:cs="Times New Roman"/>
          <w:b/>
          <w:bCs/>
          <w:color w:val="000000" w:themeColor="text1"/>
          <w:sz w:val="24"/>
          <w:szCs w:val="24"/>
        </w:rPr>
      </w:pPr>
    </w:p>
    <w:p w14:paraId="44EDE9D8" w14:textId="2793CFFB" w:rsidR="6D6817BF" w:rsidRDefault="001F0BB2" w:rsidP="7CC5B521">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4.2</w:t>
      </w:r>
      <w:r w:rsidR="7CC5B521" w:rsidRPr="7CC5B521">
        <w:rPr>
          <w:rFonts w:ascii="Times New Roman" w:eastAsia="Times New Roman" w:hAnsi="Times New Roman" w:cs="Times New Roman"/>
          <w:b/>
          <w:bCs/>
          <w:color w:val="000000" w:themeColor="text1"/>
          <w:sz w:val="24"/>
          <w:szCs w:val="24"/>
        </w:rPr>
        <w:t xml:space="preserve">.2 Interface specification </w:t>
      </w:r>
      <w:proofErr w:type="gramStart"/>
      <w:r w:rsidR="7CC5B521" w:rsidRPr="7CC5B521">
        <w:rPr>
          <w:rFonts w:ascii="Times New Roman" w:eastAsia="Times New Roman" w:hAnsi="Times New Roman" w:cs="Times New Roman"/>
          <w:b/>
          <w:bCs/>
          <w:color w:val="000000" w:themeColor="text1"/>
          <w:sz w:val="24"/>
          <w:szCs w:val="24"/>
        </w:rPr>
        <w:t xml:space="preserve">of  </w:t>
      </w:r>
      <w:proofErr w:type="spellStart"/>
      <w:r w:rsidR="7CC5B521" w:rsidRPr="7CC5B521">
        <w:rPr>
          <w:rFonts w:ascii="Times New Roman" w:eastAsia="Times New Roman" w:hAnsi="Times New Roman" w:cs="Times New Roman"/>
          <w:b/>
          <w:bCs/>
          <w:color w:val="000000" w:themeColor="text1"/>
          <w:sz w:val="24"/>
          <w:szCs w:val="24"/>
        </w:rPr>
        <w:t>UserAccount</w:t>
      </w:r>
      <w:proofErr w:type="spellEnd"/>
      <w:proofErr w:type="gramEnd"/>
      <w:r w:rsidR="7CC5B521" w:rsidRPr="7CC5B521">
        <w:rPr>
          <w:rFonts w:ascii="Times New Roman" w:eastAsia="Times New Roman" w:hAnsi="Times New Roman" w:cs="Times New Roman"/>
          <w:b/>
          <w:bCs/>
          <w:color w:val="000000" w:themeColor="text1"/>
          <w:sz w:val="24"/>
          <w:szCs w:val="24"/>
        </w:rPr>
        <w:t xml:space="preserve"> </w:t>
      </w:r>
    </w:p>
    <w:p w14:paraId="4D20F2C9" w14:textId="5BF58045" w:rsidR="3D2FB78B" w:rsidRDefault="3D2FB78B" w:rsidP="796F8611">
      <w:r>
        <w:rPr>
          <w:noProof/>
          <w:lang w:eastAsia="zh-CN"/>
        </w:rPr>
        <w:lastRenderedPageBreak/>
        <w:drawing>
          <wp:inline distT="0" distB="0" distL="0" distR="0" wp14:anchorId="5CB7EDAC" wp14:editId="40BA380D">
            <wp:extent cx="3712250" cy="2025562"/>
            <wp:effectExtent l="0" t="0" r="0" b="0"/>
            <wp:docPr id="13043532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3712250" cy="2025562"/>
                    </a:xfrm>
                    <a:prstGeom prst="rect">
                      <a:avLst/>
                    </a:prstGeom>
                  </pic:spPr>
                </pic:pic>
              </a:graphicData>
            </a:graphic>
          </wp:inline>
        </w:drawing>
      </w:r>
      <w:r>
        <w:rPr>
          <w:noProof/>
          <w:lang w:eastAsia="zh-CN"/>
        </w:rPr>
        <w:drawing>
          <wp:inline distT="0" distB="0" distL="0" distR="0" wp14:anchorId="64A2AEB2" wp14:editId="3A4ABFEC">
            <wp:extent cx="3619500" cy="5362224"/>
            <wp:effectExtent l="0" t="0" r="0" b="0"/>
            <wp:docPr id="14542726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3619500" cy="5362224"/>
                    </a:xfrm>
                    <a:prstGeom prst="rect">
                      <a:avLst/>
                    </a:prstGeom>
                  </pic:spPr>
                </pic:pic>
              </a:graphicData>
            </a:graphic>
          </wp:inline>
        </w:drawing>
      </w:r>
    </w:p>
    <w:p w14:paraId="0D4BA37C" w14:textId="54C93D63" w:rsidR="00CB0F17" w:rsidRDefault="00426B65" w:rsidP="7CC5B521">
      <w:pPr>
        <w:jc w:val="both"/>
        <w:rPr>
          <w:ins w:id="4" w:author="Mr. Yongming Tang" w:date="2018-05-06T21:18:00Z"/>
          <w:rFonts w:ascii="Times New Roman" w:eastAsia="Times New Roman" w:hAnsi="Times New Roman" w:cs="Times New Roman"/>
          <w:b/>
          <w:bCs/>
          <w:color w:val="000000" w:themeColor="text1"/>
          <w:sz w:val="24"/>
          <w:szCs w:val="24"/>
        </w:rPr>
      </w:pPr>
      <w:ins w:id="5" w:author="Mr. Yongming Tang" w:date="2018-05-06T21:16:00Z">
        <w:r>
          <w:rPr>
            <w:rFonts w:ascii="Times New Roman" w:eastAsia="Times New Roman" w:hAnsi="Times New Roman" w:cs="Times New Roman"/>
            <w:b/>
            <w:bCs/>
            <w:color w:val="000000" w:themeColor="text1"/>
            <w:sz w:val="24"/>
            <w:szCs w:val="24"/>
          </w:rPr>
          <w:t>//</w:t>
        </w:r>
        <w:proofErr w:type="spellStart"/>
        <w:r>
          <w:rPr>
            <w:rFonts w:ascii="Times New Roman" w:eastAsia="Times New Roman" w:hAnsi="Times New Roman" w:cs="Times New Roman"/>
            <w:b/>
            <w:bCs/>
            <w:color w:val="000000" w:themeColor="text1"/>
            <w:sz w:val="24"/>
            <w:szCs w:val="24"/>
          </w:rPr>
          <w:t>ConsecutiveLoginFailures</w:t>
        </w:r>
        <w:proofErr w:type="spellEnd"/>
        <w:r>
          <w:rPr>
            <w:rFonts w:ascii="Times New Roman" w:eastAsia="Times New Roman" w:hAnsi="Times New Roman" w:cs="Times New Roman"/>
            <w:b/>
            <w:bCs/>
            <w:color w:val="000000" w:themeColor="text1"/>
            <w:sz w:val="24"/>
            <w:szCs w:val="24"/>
          </w:rPr>
          <w:t xml:space="preserve"> &lt; 3 is not necessary as a part of </w:t>
        </w:r>
        <w:proofErr w:type="gramStart"/>
        <w:r>
          <w:rPr>
            <w:rFonts w:ascii="Times New Roman" w:eastAsia="Times New Roman" w:hAnsi="Times New Roman" w:cs="Times New Roman"/>
            <w:b/>
            <w:bCs/>
            <w:color w:val="000000" w:themeColor="text1"/>
            <w:sz w:val="24"/>
            <w:szCs w:val="24"/>
          </w:rPr>
          <w:t>login(</w:t>
        </w:r>
        <w:proofErr w:type="gramEnd"/>
        <w:r>
          <w:rPr>
            <w:rFonts w:ascii="Times New Roman" w:eastAsia="Times New Roman" w:hAnsi="Times New Roman" w:cs="Times New Roman"/>
            <w:b/>
            <w:bCs/>
            <w:color w:val="000000" w:themeColor="text1"/>
            <w:sz w:val="24"/>
            <w:szCs w:val="24"/>
          </w:rPr>
          <w:t>) pre:</w:t>
        </w:r>
      </w:ins>
      <w:ins w:id="6" w:author="Mr. Yongming Tang" w:date="2018-05-06T21:18:00Z">
        <w:r>
          <w:rPr>
            <w:rFonts w:ascii="Times New Roman" w:eastAsia="Times New Roman" w:hAnsi="Times New Roman" w:cs="Times New Roman"/>
            <w:b/>
            <w:bCs/>
            <w:color w:val="000000" w:themeColor="text1"/>
            <w:sz w:val="24"/>
            <w:szCs w:val="24"/>
          </w:rPr>
          <w:t xml:space="preserve"> </w:t>
        </w:r>
      </w:ins>
    </w:p>
    <w:p w14:paraId="4744EFA8" w14:textId="586ED29D" w:rsidR="00426B65" w:rsidRDefault="00426B65" w:rsidP="7CC5B521">
      <w:pPr>
        <w:jc w:val="both"/>
        <w:rPr>
          <w:rFonts w:ascii="Times New Roman" w:eastAsia="Times New Roman" w:hAnsi="Times New Roman" w:cs="Times New Roman"/>
          <w:b/>
          <w:bCs/>
          <w:color w:val="000000" w:themeColor="text1"/>
          <w:sz w:val="24"/>
          <w:szCs w:val="24"/>
        </w:rPr>
      </w:pPr>
      <w:ins w:id="7" w:author="Mr. Yongming Tang" w:date="2018-05-06T21:18:00Z">
        <w:r>
          <w:rPr>
            <w:rFonts w:ascii="Times New Roman" w:eastAsia="Times New Roman" w:hAnsi="Times New Roman" w:cs="Times New Roman"/>
            <w:b/>
            <w:bCs/>
            <w:color w:val="000000" w:themeColor="text1"/>
            <w:sz w:val="24"/>
            <w:szCs w:val="24"/>
          </w:rPr>
          <w:t>//</w:t>
        </w:r>
        <w:proofErr w:type="spellStart"/>
        <w:proofErr w:type="gramStart"/>
        <w:r>
          <w:rPr>
            <w:rFonts w:ascii="Times New Roman" w:eastAsia="Times New Roman" w:hAnsi="Times New Roman" w:cs="Times New Roman"/>
            <w:b/>
            <w:bCs/>
            <w:color w:val="000000" w:themeColor="text1"/>
            <w:sz w:val="24"/>
            <w:szCs w:val="24"/>
          </w:rPr>
          <w:t>ChangePassword</w:t>
        </w:r>
        <w:proofErr w:type="spellEnd"/>
        <w:r>
          <w:rPr>
            <w:rFonts w:ascii="Times New Roman" w:eastAsia="Times New Roman" w:hAnsi="Times New Roman" w:cs="Times New Roman"/>
            <w:b/>
            <w:bCs/>
            <w:color w:val="000000" w:themeColor="text1"/>
            <w:sz w:val="24"/>
            <w:szCs w:val="24"/>
          </w:rPr>
          <w:t>(</w:t>
        </w:r>
        <w:proofErr w:type="gramEnd"/>
        <w:r>
          <w:rPr>
            <w:rFonts w:ascii="Times New Roman" w:eastAsia="Times New Roman" w:hAnsi="Times New Roman" w:cs="Times New Roman"/>
            <w:b/>
            <w:bCs/>
            <w:color w:val="000000" w:themeColor="text1"/>
            <w:sz w:val="24"/>
            <w:szCs w:val="24"/>
          </w:rPr>
          <w:t xml:space="preserve">) also needs a parameter </w:t>
        </w:r>
        <w:proofErr w:type="spellStart"/>
        <w:r>
          <w:rPr>
            <w:rFonts w:ascii="Times New Roman" w:eastAsia="Times New Roman" w:hAnsi="Times New Roman" w:cs="Times New Roman"/>
            <w:b/>
            <w:bCs/>
            <w:color w:val="000000" w:themeColor="text1"/>
            <w:sz w:val="24"/>
            <w:szCs w:val="24"/>
          </w:rPr>
          <w:t>NewPassword</w:t>
        </w:r>
        <w:proofErr w:type="spellEnd"/>
        <w:r>
          <w:rPr>
            <w:rFonts w:ascii="Times New Roman" w:eastAsia="Times New Roman" w:hAnsi="Times New Roman" w:cs="Times New Roman"/>
            <w:b/>
            <w:bCs/>
            <w:color w:val="000000" w:themeColor="text1"/>
            <w:sz w:val="24"/>
            <w:szCs w:val="24"/>
          </w:rPr>
          <w:t>.</w:t>
        </w:r>
      </w:ins>
      <w:ins w:id="8" w:author="Mr. Yongming Tang" w:date="2018-05-06T21:19:00Z">
        <w:r>
          <w:rPr>
            <w:rFonts w:ascii="Times New Roman" w:eastAsia="Times New Roman" w:hAnsi="Times New Roman" w:cs="Times New Roman"/>
            <w:b/>
            <w:bCs/>
            <w:color w:val="000000" w:themeColor="text1"/>
            <w:sz w:val="24"/>
            <w:szCs w:val="24"/>
          </w:rPr>
          <w:t xml:space="preserve"> </w:t>
        </w:r>
        <w:proofErr w:type="spellStart"/>
        <w:proofErr w:type="gramStart"/>
        <w:r>
          <w:rPr>
            <w:rFonts w:ascii="Times New Roman" w:eastAsia="Times New Roman" w:hAnsi="Times New Roman" w:cs="Times New Roman"/>
            <w:b/>
            <w:bCs/>
            <w:color w:val="000000" w:themeColor="text1"/>
            <w:sz w:val="24"/>
            <w:szCs w:val="24"/>
          </w:rPr>
          <w:t>changeUsername</w:t>
        </w:r>
        <w:proofErr w:type="spellEnd"/>
        <w:r>
          <w:rPr>
            <w:rFonts w:ascii="Times New Roman" w:eastAsia="Times New Roman" w:hAnsi="Times New Roman" w:cs="Times New Roman"/>
            <w:b/>
            <w:bCs/>
            <w:color w:val="000000" w:themeColor="text1"/>
            <w:sz w:val="24"/>
            <w:szCs w:val="24"/>
          </w:rPr>
          <w:t>(</w:t>
        </w:r>
        <w:proofErr w:type="gramEnd"/>
        <w:r>
          <w:rPr>
            <w:rFonts w:ascii="Times New Roman" w:eastAsia="Times New Roman" w:hAnsi="Times New Roman" w:cs="Times New Roman"/>
            <w:b/>
            <w:bCs/>
            <w:color w:val="000000" w:themeColor="text1"/>
            <w:sz w:val="24"/>
            <w:szCs w:val="24"/>
          </w:rPr>
          <w:t xml:space="preserve">) needs a parameter </w:t>
        </w:r>
        <w:proofErr w:type="spellStart"/>
        <w:r>
          <w:rPr>
            <w:rFonts w:ascii="Times New Roman" w:eastAsia="Times New Roman" w:hAnsi="Times New Roman" w:cs="Times New Roman"/>
            <w:b/>
            <w:bCs/>
            <w:color w:val="000000" w:themeColor="text1"/>
            <w:sz w:val="24"/>
            <w:szCs w:val="24"/>
          </w:rPr>
          <w:t>NewUsername</w:t>
        </w:r>
      </w:ins>
      <w:proofErr w:type="spellEnd"/>
    </w:p>
    <w:p w14:paraId="0530D0AC" w14:textId="76486F9A" w:rsidR="6D6817BF" w:rsidRDefault="001F0BB2" w:rsidP="7CC5B521">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4.2</w:t>
      </w:r>
      <w:r w:rsidR="7CC5B521" w:rsidRPr="7CC5B521">
        <w:rPr>
          <w:rFonts w:ascii="Times New Roman" w:eastAsia="Times New Roman" w:hAnsi="Times New Roman" w:cs="Times New Roman"/>
          <w:b/>
          <w:bCs/>
          <w:color w:val="000000" w:themeColor="text1"/>
          <w:sz w:val="24"/>
          <w:szCs w:val="24"/>
        </w:rPr>
        <w:t xml:space="preserve">.3 Interface specification </w:t>
      </w:r>
      <w:proofErr w:type="gramStart"/>
      <w:r w:rsidR="7CC5B521" w:rsidRPr="7CC5B521">
        <w:rPr>
          <w:rFonts w:ascii="Times New Roman" w:eastAsia="Times New Roman" w:hAnsi="Times New Roman" w:cs="Times New Roman"/>
          <w:b/>
          <w:bCs/>
          <w:color w:val="000000" w:themeColor="text1"/>
          <w:sz w:val="24"/>
          <w:szCs w:val="24"/>
        </w:rPr>
        <w:t xml:space="preserve">of  </w:t>
      </w:r>
      <w:proofErr w:type="spellStart"/>
      <w:r w:rsidR="7CC5B521" w:rsidRPr="7CC5B521">
        <w:rPr>
          <w:rFonts w:ascii="Times New Roman" w:eastAsia="Times New Roman" w:hAnsi="Times New Roman" w:cs="Times New Roman"/>
          <w:b/>
          <w:bCs/>
          <w:color w:val="000000" w:themeColor="text1"/>
          <w:sz w:val="24"/>
          <w:szCs w:val="24"/>
        </w:rPr>
        <w:t>SavingAccount</w:t>
      </w:r>
      <w:proofErr w:type="spellEnd"/>
      <w:proofErr w:type="gramEnd"/>
    </w:p>
    <w:p w14:paraId="3F4C0C5C" w14:textId="6229C45F" w:rsidR="3D2FB78B" w:rsidRDefault="3D2FB78B" w:rsidP="796F8611">
      <w:r>
        <w:rPr>
          <w:noProof/>
          <w:lang w:eastAsia="zh-CN"/>
        </w:rPr>
        <w:drawing>
          <wp:inline distT="0" distB="0" distL="0" distR="0" wp14:anchorId="4C3BC7FA" wp14:editId="0D1007E5">
            <wp:extent cx="3333794" cy="3864842"/>
            <wp:effectExtent l="0" t="0" r="0" b="0"/>
            <wp:docPr id="2670494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3333794" cy="3864842"/>
                    </a:xfrm>
                    <a:prstGeom prst="rect">
                      <a:avLst/>
                    </a:prstGeom>
                  </pic:spPr>
                </pic:pic>
              </a:graphicData>
            </a:graphic>
          </wp:inline>
        </w:drawing>
      </w:r>
    </w:p>
    <w:p w14:paraId="6B92104F" w14:textId="1C53021A" w:rsidR="00CB0F17" w:rsidRDefault="00426B65" w:rsidP="7CC5B521">
      <w:pPr>
        <w:jc w:val="both"/>
        <w:rPr>
          <w:rFonts w:ascii="Times New Roman" w:eastAsia="Times New Roman" w:hAnsi="Times New Roman" w:cs="Times New Roman"/>
          <w:b/>
          <w:bCs/>
          <w:color w:val="000000" w:themeColor="text1"/>
          <w:sz w:val="24"/>
          <w:szCs w:val="24"/>
        </w:rPr>
      </w:pPr>
      <w:ins w:id="9" w:author="Mr. Yongming Tang" w:date="2018-05-06T21:20:00Z">
        <w:r>
          <w:rPr>
            <w:rFonts w:ascii="Times New Roman" w:eastAsia="Times New Roman" w:hAnsi="Times New Roman" w:cs="Times New Roman"/>
            <w:b/>
            <w:bCs/>
            <w:color w:val="000000" w:themeColor="text1"/>
            <w:sz w:val="24"/>
            <w:szCs w:val="24"/>
          </w:rPr>
          <w:t xml:space="preserve">//Amount&gt;0 is necessary for both </w:t>
        </w:r>
        <w:proofErr w:type="gramStart"/>
        <w:r>
          <w:rPr>
            <w:rFonts w:ascii="Times New Roman" w:eastAsia="Times New Roman" w:hAnsi="Times New Roman" w:cs="Times New Roman"/>
            <w:b/>
            <w:bCs/>
            <w:color w:val="000000" w:themeColor="text1"/>
            <w:sz w:val="24"/>
            <w:szCs w:val="24"/>
          </w:rPr>
          <w:t>withdraw(</w:t>
        </w:r>
        <w:proofErr w:type="gramEnd"/>
        <w:r>
          <w:rPr>
            <w:rFonts w:ascii="Times New Roman" w:eastAsia="Times New Roman" w:hAnsi="Times New Roman" w:cs="Times New Roman"/>
            <w:b/>
            <w:bCs/>
            <w:color w:val="000000" w:themeColor="text1"/>
            <w:sz w:val="24"/>
            <w:szCs w:val="24"/>
          </w:rPr>
          <w:t>) and deposit().</w:t>
        </w:r>
      </w:ins>
      <w:ins w:id="10" w:author="Mr. Yongming Tang" w:date="2018-05-06T21:21:00Z">
        <w:r w:rsidR="006D0EE2">
          <w:rPr>
            <w:rFonts w:ascii="Times New Roman" w:eastAsia="Times New Roman" w:hAnsi="Times New Roman" w:cs="Times New Roman"/>
            <w:b/>
            <w:bCs/>
            <w:color w:val="000000" w:themeColor="text1"/>
            <w:sz w:val="24"/>
            <w:szCs w:val="24"/>
          </w:rPr>
          <w:t xml:space="preserve"> The same for </w:t>
        </w:r>
        <w:proofErr w:type="spellStart"/>
        <w:r w:rsidR="006D0EE2">
          <w:rPr>
            <w:rFonts w:ascii="Times New Roman" w:eastAsia="Times New Roman" w:hAnsi="Times New Roman" w:cs="Times New Roman"/>
            <w:b/>
            <w:bCs/>
            <w:color w:val="000000" w:themeColor="text1"/>
            <w:sz w:val="24"/>
            <w:szCs w:val="24"/>
          </w:rPr>
          <w:t>CheckingAccount</w:t>
        </w:r>
        <w:proofErr w:type="spellEnd"/>
        <w:r w:rsidR="006D0EE2">
          <w:rPr>
            <w:rFonts w:ascii="Times New Roman" w:eastAsia="Times New Roman" w:hAnsi="Times New Roman" w:cs="Times New Roman"/>
            <w:b/>
            <w:bCs/>
            <w:color w:val="000000" w:themeColor="text1"/>
            <w:sz w:val="24"/>
            <w:szCs w:val="24"/>
          </w:rPr>
          <w:t>.</w:t>
        </w:r>
      </w:ins>
    </w:p>
    <w:p w14:paraId="712CDD28" w14:textId="5E9ECC7B" w:rsidR="6D6817BF" w:rsidRDefault="001F0BB2" w:rsidP="7CC5B521">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4.2</w:t>
      </w:r>
      <w:r w:rsidR="7CC5B521" w:rsidRPr="7CC5B521">
        <w:rPr>
          <w:rFonts w:ascii="Times New Roman" w:eastAsia="Times New Roman" w:hAnsi="Times New Roman" w:cs="Times New Roman"/>
          <w:b/>
          <w:bCs/>
          <w:color w:val="000000" w:themeColor="text1"/>
          <w:sz w:val="24"/>
          <w:szCs w:val="24"/>
        </w:rPr>
        <w:t xml:space="preserve">.4 Interface specification of </w:t>
      </w:r>
      <w:proofErr w:type="spellStart"/>
      <w:r w:rsidR="7CC5B521" w:rsidRPr="7CC5B521">
        <w:rPr>
          <w:rFonts w:ascii="Times New Roman" w:eastAsia="Times New Roman" w:hAnsi="Times New Roman" w:cs="Times New Roman"/>
          <w:b/>
          <w:bCs/>
          <w:color w:val="000000" w:themeColor="text1"/>
          <w:sz w:val="24"/>
          <w:szCs w:val="24"/>
        </w:rPr>
        <w:t>CheckingAccount</w:t>
      </w:r>
      <w:proofErr w:type="spellEnd"/>
    </w:p>
    <w:p w14:paraId="555A82AA" w14:textId="3662DD6B" w:rsidR="3D2FB78B" w:rsidRDefault="3D2FB78B" w:rsidP="796F8611">
      <w:r>
        <w:rPr>
          <w:noProof/>
          <w:lang w:eastAsia="zh-CN"/>
        </w:rPr>
        <w:drawing>
          <wp:inline distT="0" distB="0" distL="0" distR="0" wp14:anchorId="18F15785" wp14:editId="22B82013">
            <wp:extent cx="3247969" cy="2944952"/>
            <wp:effectExtent l="0" t="0" r="0" b="0"/>
            <wp:docPr id="20387852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3247969" cy="2944952"/>
                    </a:xfrm>
                    <a:prstGeom prst="rect">
                      <a:avLst/>
                    </a:prstGeom>
                  </pic:spPr>
                </pic:pic>
              </a:graphicData>
            </a:graphic>
          </wp:inline>
        </w:drawing>
      </w:r>
    </w:p>
    <w:p w14:paraId="55F69BF5" w14:textId="77777777" w:rsidR="00CB0F17" w:rsidRDefault="00CB0F17" w:rsidP="7500CCF5">
      <w:pPr>
        <w:jc w:val="both"/>
        <w:rPr>
          <w:rFonts w:ascii="Times New Roman" w:eastAsia="Times New Roman" w:hAnsi="Times New Roman" w:cs="Times New Roman"/>
          <w:b/>
          <w:bCs/>
          <w:color w:val="000000" w:themeColor="text1"/>
          <w:sz w:val="24"/>
          <w:szCs w:val="24"/>
        </w:rPr>
      </w:pPr>
    </w:p>
    <w:p w14:paraId="601C1E02" w14:textId="18DEEB23" w:rsidR="6D6817BF" w:rsidRDefault="001F0BB2" w:rsidP="7500CCF5">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4.2</w:t>
      </w:r>
      <w:r w:rsidR="7500CCF5" w:rsidRPr="7500CCF5">
        <w:rPr>
          <w:rFonts w:ascii="Times New Roman" w:eastAsia="Times New Roman" w:hAnsi="Times New Roman" w:cs="Times New Roman"/>
          <w:b/>
          <w:bCs/>
          <w:color w:val="000000" w:themeColor="text1"/>
          <w:sz w:val="24"/>
          <w:szCs w:val="24"/>
        </w:rPr>
        <w:t>.5 Interface specification of Transaction</w:t>
      </w:r>
    </w:p>
    <w:p w14:paraId="798C3DBB" w14:textId="43376C81" w:rsidR="796F8611" w:rsidRDefault="796F8611" w:rsidP="796F8611">
      <w:pPr>
        <w:jc w:val="both"/>
      </w:pPr>
      <w:r>
        <w:rPr>
          <w:noProof/>
          <w:lang w:eastAsia="zh-CN"/>
        </w:rPr>
        <w:drawing>
          <wp:inline distT="0" distB="0" distL="0" distR="0" wp14:anchorId="3F9BC1EE" wp14:editId="3163DD6F">
            <wp:extent cx="3652492" cy="2685074"/>
            <wp:effectExtent l="0" t="0" r="5715" b="1270"/>
            <wp:docPr id="12730928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3677324" cy="2703329"/>
                    </a:xfrm>
                    <a:prstGeom prst="rect">
                      <a:avLst/>
                    </a:prstGeom>
                  </pic:spPr>
                </pic:pic>
              </a:graphicData>
            </a:graphic>
          </wp:inline>
        </w:drawing>
      </w:r>
      <w:r>
        <w:rPr>
          <w:noProof/>
          <w:lang w:eastAsia="zh-CN"/>
        </w:rPr>
        <w:drawing>
          <wp:inline distT="0" distB="0" distL="0" distR="0" wp14:anchorId="1BA24EFB" wp14:editId="3E96EB3E">
            <wp:extent cx="3621841" cy="3171160"/>
            <wp:effectExtent l="0" t="0" r="0" b="0"/>
            <wp:docPr id="1045048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3636518" cy="3184010"/>
                    </a:xfrm>
                    <a:prstGeom prst="rect">
                      <a:avLst/>
                    </a:prstGeom>
                  </pic:spPr>
                </pic:pic>
              </a:graphicData>
            </a:graphic>
          </wp:inline>
        </w:drawing>
      </w:r>
    </w:p>
    <w:p w14:paraId="32D561AF" w14:textId="5C684A19" w:rsidR="001943D6" w:rsidRDefault="006A592E" w:rsidP="7500CCF5">
      <w:pPr>
        <w:jc w:val="both"/>
        <w:rPr>
          <w:rFonts w:ascii="Times New Roman" w:eastAsia="Times New Roman" w:hAnsi="Times New Roman" w:cs="Times New Roman"/>
          <w:b/>
          <w:bCs/>
          <w:color w:val="000000" w:themeColor="text1"/>
          <w:sz w:val="24"/>
          <w:szCs w:val="24"/>
        </w:rPr>
      </w:pPr>
      <w:ins w:id="11" w:author="Mr. Yongming Tang" w:date="2018-05-06T21:23:00Z">
        <w:r>
          <w:rPr>
            <w:rFonts w:ascii="Times New Roman" w:eastAsia="Times New Roman" w:hAnsi="Times New Roman" w:cs="Times New Roman"/>
            <w:b/>
            <w:bCs/>
            <w:color w:val="000000" w:themeColor="text1"/>
            <w:sz w:val="24"/>
            <w:szCs w:val="24"/>
          </w:rPr>
          <w:t>//</w:t>
        </w:r>
        <w:proofErr w:type="spellStart"/>
        <w:r>
          <w:rPr>
            <w:rFonts w:ascii="Times New Roman" w:eastAsia="Times New Roman" w:hAnsi="Times New Roman" w:cs="Times New Roman"/>
            <w:b/>
            <w:bCs/>
            <w:color w:val="000000" w:themeColor="text1"/>
            <w:sz w:val="24"/>
            <w:szCs w:val="24"/>
          </w:rPr>
          <w:t>TotalBalance</w:t>
        </w:r>
        <w:proofErr w:type="spellEnd"/>
        <w:r>
          <w:rPr>
            <w:rFonts w:ascii="Times New Roman" w:eastAsia="Times New Roman" w:hAnsi="Times New Roman" w:cs="Times New Roman"/>
            <w:b/>
            <w:bCs/>
            <w:color w:val="000000" w:themeColor="text1"/>
            <w:sz w:val="24"/>
            <w:szCs w:val="24"/>
          </w:rPr>
          <w:t xml:space="preserve"> &gt;= </w:t>
        </w:r>
        <w:proofErr w:type="spellStart"/>
        <w:r>
          <w:rPr>
            <w:rFonts w:ascii="Times New Roman" w:eastAsia="Times New Roman" w:hAnsi="Times New Roman" w:cs="Times New Roman"/>
            <w:b/>
            <w:bCs/>
            <w:color w:val="000000" w:themeColor="text1"/>
            <w:sz w:val="24"/>
            <w:szCs w:val="24"/>
          </w:rPr>
          <w:t>MinimumBalance</w:t>
        </w:r>
        <w:proofErr w:type="spellEnd"/>
        <w:r>
          <w:rPr>
            <w:rFonts w:ascii="Times New Roman" w:eastAsia="Times New Roman" w:hAnsi="Times New Roman" w:cs="Times New Roman"/>
            <w:b/>
            <w:bCs/>
            <w:color w:val="000000" w:themeColor="text1"/>
            <w:sz w:val="24"/>
            <w:szCs w:val="24"/>
          </w:rPr>
          <w:t xml:space="preserve"> does not make sense to the above operations.</w:t>
        </w:r>
      </w:ins>
    </w:p>
    <w:p w14:paraId="45173473" w14:textId="77777777" w:rsidR="001943D6" w:rsidRDefault="001943D6" w:rsidP="7500CCF5">
      <w:pPr>
        <w:jc w:val="both"/>
        <w:rPr>
          <w:rFonts w:ascii="Times New Roman" w:eastAsia="Times New Roman" w:hAnsi="Times New Roman" w:cs="Times New Roman"/>
          <w:b/>
          <w:bCs/>
          <w:color w:val="000000" w:themeColor="text1"/>
          <w:sz w:val="24"/>
          <w:szCs w:val="24"/>
        </w:rPr>
      </w:pPr>
    </w:p>
    <w:p w14:paraId="641CAF98" w14:textId="77777777" w:rsidR="001943D6" w:rsidRDefault="001943D6" w:rsidP="7500CCF5">
      <w:pPr>
        <w:jc w:val="both"/>
        <w:rPr>
          <w:rFonts w:ascii="Times New Roman" w:eastAsia="Times New Roman" w:hAnsi="Times New Roman" w:cs="Times New Roman"/>
          <w:b/>
          <w:bCs/>
          <w:color w:val="000000" w:themeColor="text1"/>
          <w:sz w:val="24"/>
          <w:szCs w:val="24"/>
        </w:rPr>
      </w:pPr>
    </w:p>
    <w:p w14:paraId="09D76556" w14:textId="77777777" w:rsidR="001943D6" w:rsidRDefault="001943D6" w:rsidP="7500CCF5">
      <w:pPr>
        <w:jc w:val="both"/>
        <w:rPr>
          <w:rFonts w:ascii="Times New Roman" w:eastAsia="Times New Roman" w:hAnsi="Times New Roman" w:cs="Times New Roman"/>
          <w:b/>
          <w:bCs/>
          <w:color w:val="000000" w:themeColor="text1"/>
          <w:sz w:val="24"/>
          <w:szCs w:val="24"/>
        </w:rPr>
      </w:pPr>
    </w:p>
    <w:p w14:paraId="78754520" w14:textId="77777777" w:rsidR="001943D6" w:rsidRDefault="001943D6" w:rsidP="7500CCF5">
      <w:pPr>
        <w:jc w:val="both"/>
        <w:rPr>
          <w:rFonts w:ascii="Times New Roman" w:eastAsia="Times New Roman" w:hAnsi="Times New Roman" w:cs="Times New Roman"/>
          <w:b/>
          <w:bCs/>
          <w:color w:val="000000" w:themeColor="text1"/>
          <w:sz w:val="24"/>
          <w:szCs w:val="24"/>
        </w:rPr>
      </w:pPr>
    </w:p>
    <w:p w14:paraId="43E104D8" w14:textId="77777777" w:rsidR="001943D6" w:rsidRDefault="001943D6" w:rsidP="7500CCF5">
      <w:pPr>
        <w:jc w:val="both"/>
        <w:rPr>
          <w:rFonts w:ascii="Times New Roman" w:eastAsia="Times New Roman" w:hAnsi="Times New Roman" w:cs="Times New Roman"/>
          <w:b/>
          <w:bCs/>
          <w:color w:val="000000" w:themeColor="text1"/>
          <w:sz w:val="24"/>
          <w:szCs w:val="24"/>
        </w:rPr>
      </w:pPr>
    </w:p>
    <w:p w14:paraId="4D626110" w14:textId="77777777" w:rsidR="001943D6" w:rsidRDefault="001943D6" w:rsidP="7500CCF5">
      <w:pPr>
        <w:jc w:val="both"/>
        <w:rPr>
          <w:rFonts w:ascii="Times New Roman" w:eastAsia="Times New Roman" w:hAnsi="Times New Roman" w:cs="Times New Roman"/>
          <w:b/>
          <w:bCs/>
          <w:color w:val="000000" w:themeColor="text1"/>
          <w:sz w:val="24"/>
          <w:szCs w:val="24"/>
        </w:rPr>
      </w:pPr>
    </w:p>
    <w:p w14:paraId="7CA7356E" w14:textId="09B41348" w:rsidR="6D6817BF" w:rsidRDefault="001F0BB2" w:rsidP="7500CCF5">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4.2</w:t>
      </w:r>
      <w:r w:rsidR="7500CCF5" w:rsidRPr="7500CCF5">
        <w:rPr>
          <w:rFonts w:ascii="Times New Roman" w:eastAsia="Times New Roman" w:hAnsi="Times New Roman" w:cs="Times New Roman"/>
          <w:b/>
          <w:bCs/>
          <w:color w:val="000000" w:themeColor="text1"/>
          <w:sz w:val="24"/>
          <w:szCs w:val="24"/>
        </w:rPr>
        <w:t>.6 interface specification of Payee</w:t>
      </w:r>
    </w:p>
    <w:p w14:paraId="0E373AD0" w14:textId="74EBA63E" w:rsidR="006A592E" w:rsidRDefault="006A592E" w:rsidP="796F8611">
      <w:pPr>
        <w:rPr>
          <w:ins w:id="12" w:author="Mr. Yongming Tang" w:date="2018-05-06T21:25:00Z"/>
          <w:noProof/>
          <w:lang w:eastAsia="zh-CN"/>
        </w:rPr>
      </w:pPr>
      <w:ins w:id="13" w:author="Mr. Yongming Tang" w:date="2018-05-06T21:25:00Z">
        <w:r>
          <w:rPr>
            <w:noProof/>
            <w:lang w:eastAsia="zh-CN"/>
          </w:rPr>
          <w:t xml:space="preserve">//Why TotalBalance&lt;0 is the post-condition for diactivatePayee()? </w:t>
        </w:r>
      </w:ins>
      <w:ins w:id="14" w:author="Mr. Yongming Tang" w:date="2018-05-06T21:26:00Z">
        <w:r>
          <w:rPr>
            <w:noProof/>
            <w:lang w:eastAsia="zh-CN"/>
          </w:rPr>
          <w:t>It does not make sense.</w:t>
        </w:r>
      </w:ins>
    </w:p>
    <w:p w14:paraId="55E996BF" w14:textId="3AE56A99" w:rsidR="3D2FB78B" w:rsidRDefault="3D2FB78B" w:rsidP="796F8611">
      <w:r>
        <w:rPr>
          <w:noProof/>
          <w:lang w:eastAsia="zh-CN"/>
        </w:rPr>
        <w:drawing>
          <wp:inline distT="0" distB="0" distL="0" distR="0" wp14:anchorId="7563DD8D" wp14:editId="6C6A01A9">
            <wp:extent cx="3034136" cy="3416591"/>
            <wp:effectExtent l="0" t="0" r="0" b="0"/>
            <wp:docPr id="1947785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3041770" cy="3425188"/>
                    </a:xfrm>
                    <a:prstGeom prst="rect">
                      <a:avLst/>
                    </a:prstGeom>
                  </pic:spPr>
                </pic:pic>
              </a:graphicData>
            </a:graphic>
          </wp:inline>
        </w:drawing>
      </w:r>
    </w:p>
    <w:p w14:paraId="2E6BEC1E" w14:textId="5FDB23D1" w:rsidR="6D6817BF" w:rsidRDefault="001F0BB2" w:rsidP="7500CCF5">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4.2</w:t>
      </w:r>
      <w:r w:rsidR="7500CCF5" w:rsidRPr="7500CCF5">
        <w:rPr>
          <w:rFonts w:ascii="Times New Roman" w:eastAsia="Times New Roman" w:hAnsi="Times New Roman" w:cs="Times New Roman"/>
          <w:b/>
          <w:bCs/>
          <w:color w:val="000000" w:themeColor="text1"/>
          <w:sz w:val="24"/>
          <w:szCs w:val="24"/>
        </w:rPr>
        <w:t>.7 Interface specification of Payment</w:t>
      </w:r>
    </w:p>
    <w:p w14:paraId="41A00F8D" w14:textId="069F1955" w:rsidR="796F8611" w:rsidRDefault="006A592E" w:rsidP="796F8611">
      <w:pPr>
        <w:jc w:val="both"/>
      </w:pPr>
      <w:ins w:id="15" w:author="Mr. Yongming Tang" w:date="2018-05-06T21:28:00Z">
        <w:r>
          <w:lastRenderedPageBreak/>
          <w:t xml:space="preserve">//parameters to </w:t>
        </w:r>
        <w:proofErr w:type="spellStart"/>
        <w:proofErr w:type="gramStart"/>
        <w:r>
          <w:t>schedulePayment</w:t>
        </w:r>
        <w:proofErr w:type="spellEnd"/>
        <w:r>
          <w:t>(</w:t>
        </w:r>
        <w:proofErr w:type="gramEnd"/>
        <w:r>
          <w:t xml:space="preserve">) </w:t>
        </w:r>
      </w:ins>
      <w:ins w:id="16" w:author="Mr. Yongming Tang" w:date="2018-05-06T21:29:00Z">
        <w:r>
          <w:t xml:space="preserve">are </w:t>
        </w:r>
        <w:proofErr w:type="spellStart"/>
        <w:r>
          <w:t>PayeeID</w:t>
        </w:r>
        <w:proofErr w:type="spellEnd"/>
        <w:r>
          <w:t xml:space="preserve"> and </w:t>
        </w:r>
        <w:proofErr w:type="spellStart"/>
        <w:r>
          <w:t>PaymentAmount</w:t>
        </w:r>
        <w:proofErr w:type="spellEnd"/>
        <w:r>
          <w:t>.</w:t>
        </w:r>
      </w:ins>
      <w:r w:rsidR="796F8611">
        <w:rPr>
          <w:noProof/>
          <w:lang w:eastAsia="zh-CN"/>
        </w:rPr>
        <w:drawing>
          <wp:inline distT="0" distB="0" distL="0" distR="0" wp14:anchorId="45901820" wp14:editId="616F14CE">
            <wp:extent cx="4029076" cy="3937504"/>
            <wp:effectExtent l="0" t="0" r="0" b="0"/>
            <wp:docPr id="5715848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4029076" cy="3937504"/>
                    </a:xfrm>
                    <a:prstGeom prst="rect">
                      <a:avLst/>
                    </a:prstGeom>
                  </pic:spPr>
                </pic:pic>
              </a:graphicData>
            </a:graphic>
          </wp:inline>
        </w:drawing>
      </w:r>
    </w:p>
    <w:p w14:paraId="4E3279E2" w14:textId="47BB2AFF" w:rsidR="79A1E120" w:rsidRDefault="001F0BB2" w:rsidP="7500CCF5">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4.2</w:t>
      </w:r>
      <w:r w:rsidR="7500CCF5" w:rsidRPr="7500CCF5">
        <w:rPr>
          <w:rFonts w:ascii="Times New Roman" w:eastAsia="Times New Roman" w:hAnsi="Times New Roman" w:cs="Times New Roman"/>
          <w:b/>
          <w:bCs/>
          <w:color w:val="000000" w:themeColor="text1"/>
          <w:sz w:val="24"/>
          <w:szCs w:val="24"/>
        </w:rPr>
        <w:t>.8 Interface specification of Debit Card</w:t>
      </w:r>
    </w:p>
    <w:p w14:paraId="2CF95801" w14:textId="70F4553F" w:rsidR="796F8611" w:rsidRDefault="796F8611" w:rsidP="796F8611">
      <w:r>
        <w:rPr>
          <w:noProof/>
          <w:lang w:eastAsia="zh-CN"/>
        </w:rPr>
        <w:drawing>
          <wp:inline distT="0" distB="0" distL="0" distR="0" wp14:anchorId="7BFAB792" wp14:editId="45DC89CA">
            <wp:extent cx="3452683" cy="1754248"/>
            <wp:effectExtent l="0" t="0" r="0" b="0"/>
            <wp:docPr id="6846174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rcRect r="50480"/>
                    <a:stretch>
                      <a:fillRect/>
                    </a:stretch>
                  </pic:blipFill>
                  <pic:spPr>
                    <a:xfrm>
                      <a:off x="0" y="0"/>
                      <a:ext cx="3452683" cy="1754248"/>
                    </a:xfrm>
                    <a:prstGeom prst="rect">
                      <a:avLst/>
                    </a:prstGeom>
                  </pic:spPr>
                </pic:pic>
              </a:graphicData>
            </a:graphic>
          </wp:inline>
        </w:drawing>
      </w:r>
    </w:p>
    <w:p w14:paraId="0300BFB4" w14:textId="4ECB239A" w:rsidR="796F8611" w:rsidRDefault="796F8611" w:rsidP="796F8611">
      <w:r>
        <w:rPr>
          <w:noProof/>
          <w:lang w:eastAsia="zh-CN"/>
        </w:rPr>
        <w:drawing>
          <wp:inline distT="0" distB="0" distL="0" distR="0" wp14:anchorId="4C2C3436" wp14:editId="3C43FC04">
            <wp:extent cx="3343290" cy="1666331"/>
            <wp:effectExtent l="0" t="0" r="0" b="0"/>
            <wp:docPr id="856380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rcRect l="49519"/>
                    <a:stretch>
                      <a:fillRect/>
                    </a:stretch>
                  </pic:blipFill>
                  <pic:spPr>
                    <a:xfrm>
                      <a:off x="0" y="0"/>
                      <a:ext cx="3343290" cy="1666331"/>
                    </a:xfrm>
                    <a:prstGeom prst="rect">
                      <a:avLst/>
                    </a:prstGeom>
                  </pic:spPr>
                </pic:pic>
              </a:graphicData>
            </a:graphic>
          </wp:inline>
        </w:drawing>
      </w:r>
    </w:p>
    <w:p w14:paraId="088E7D94" w14:textId="00200FB7" w:rsidR="79A1E120" w:rsidRDefault="001F0BB2" w:rsidP="7500CCF5">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4.2</w:t>
      </w:r>
      <w:r w:rsidR="7500CCF5" w:rsidRPr="7500CCF5">
        <w:rPr>
          <w:rFonts w:ascii="Times New Roman" w:eastAsia="Times New Roman" w:hAnsi="Times New Roman" w:cs="Times New Roman"/>
          <w:b/>
          <w:bCs/>
          <w:color w:val="000000" w:themeColor="text1"/>
          <w:sz w:val="24"/>
          <w:szCs w:val="24"/>
        </w:rPr>
        <w:t>.9 Interface specification of Check</w:t>
      </w:r>
    </w:p>
    <w:p w14:paraId="7A601621" w14:textId="669711E7" w:rsidR="796F8611" w:rsidRDefault="796F8611" w:rsidP="796F8611">
      <w:r>
        <w:rPr>
          <w:noProof/>
          <w:lang w:eastAsia="zh-CN"/>
        </w:rPr>
        <w:drawing>
          <wp:inline distT="0" distB="0" distL="0" distR="0" wp14:anchorId="500E693B" wp14:editId="1B968644">
            <wp:extent cx="2914682" cy="1476375"/>
            <wp:effectExtent l="0" t="0" r="0" b="0"/>
            <wp:docPr id="1039331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rcRect r="50961"/>
                    <a:stretch>
                      <a:fillRect/>
                    </a:stretch>
                  </pic:blipFill>
                  <pic:spPr>
                    <a:xfrm>
                      <a:off x="0" y="0"/>
                      <a:ext cx="2914682" cy="1476375"/>
                    </a:xfrm>
                    <a:prstGeom prst="rect">
                      <a:avLst/>
                    </a:prstGeom>
                  </pic:spPr>
                </pic:pic>
              </a:graphicData>
            </a:graphic>
          </wp:inline>
        </w:drawing>
      </w:r>
    </w:p>
    <w:p w14:paraId="145CA8F1" w14:textId="0707F351" w:rsidR="796F8611" w:rsidRDefault="796F8611" w:rsidP="796F8611">
      <w:r>
        <w:rPr>
          <w:noProof/>
          <w:lang w:eastAsia="zh-CN"/>
        </w:rPr>
        <w:drawing>
          <wp:inline distT="0" distB="0" distL="0" distR="0" wp14:anchorId="3B46AACA" wp14:editId="61ED261E">
            <wp:extent cx="2799392" cy="867535"/>
            <wp:effectExtent l="0" t="0" r="1270" b="8890"/>
            <wp:docPr id="7645733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rcRect l="49839" t="37419"/>
                    <a:stretch>
                      <a:fillRect/>
                    </a:stretch>
                  </pic:blipFill>
                  <pic:spPr>
                    <a:xfrm>
                      <a:off x="0" y="0"/>
                      <a:ext cx="2804704" cy="869181"/>
                    </a:xfrm>
                    <a:prstGeom prst="rect">
                      <a:avLst/>
                    </a:prstGeom>
                  </pic:spPr>
                </pic:pic>
              </a:graphicData>
            </a:graphic>
          </wp:inline>
        </w:drawing>
      </w:r>
    </w:p>
    <w:p w14:paraId="714C0073" w14:textId="27EFB67F" w:rsidR="382F02E7" w:rsidRDefault="382F02E7" w:rsidP="382F02E7"/>
    <w:p w14:paraId="32390167" w14:textId="3163CC6B" w:rsidR="00144292" w:rsidRDefault="00144292" w:rsidP="382F02E7"/>
    <w:p w14:paraId="5CA5FF4F" w14:textId="4F5423EC" w:rsidR="00144292" w:rsidRDefault="006A592E" w:rsidP="382F02E7">
      <w:ins w:id="17" w:author="Mr. Yongming Tang" w:date="2018-05-06T21:30:00Z">
        <w:r>
          <w:t>//All errors in Interface Specification (-5)</w:t>
        </w:r>
      </w:ins>
    </w:p>
    <w:p w14:paraId="7D2A4D88" w14:textId="0B8F9AB7" w:rsidR="00144292" w:rsidRDefault="00144292" w:rsidP="382F02E7"/>
    <w:p w14:paraId="1F2F0CA3" w14:textId="77777777" w:rsidR="00144292" w:rsidRDefault="00144292" w:rsidP="382F02E7"/>
    <w:tbl>
      <w:tblPr>
        <w:tblStyle w:val="GridTable1Light-Accent1"/>
        <w:tblW w:w="9360" w:type="dxa"/>
        <w:tblLayout w:type="fixed"/>
        <w:tblLook w:val="06A0" w:firstRow="1" w:lastRow="0" w:firstColumn="1" w:lastColumn="0" w:noHBand="1" w:noVBand="1"/>
      </w:tblPr>
      <w:tblGrid>
        <w:gridCol w:w="9360"/>
      </w:tblGrid>
      <w:tr w:rsidR="4CB70E71" w14:paraId="68C6F7A3" w14:textId="77777777" w:rsidTr="00734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shd w:val="clear" w:color="auto" w:fill="9CC2E5" w:themeFill="accent1" w:themeFillTint="99"/>
          </w:tcPr>
          <w:p w14:paraId="7A0DAF2A" w14:textId="198B4917" w:rsidR="4CB70E71" w:rsidRDefault="4CB70E71" w:rsidP="4CB70E71">
            <w:pPr>
              <w:jc w:val="both"/>
              <w:rPr>
                <w:rFonts w:ascii="Times New Roman" w:eastAsia="Times New Roman" w:hAnsi="Times New Roman" w:cs="Times New Roman"/>
                <w:color w:val="7030A0"/>
                <w:sz w:val="32"/>
                <w:szCs w:val="32"/>
                <w:u w:val="single"/>
              </w:rPr>
            </w:pPr>
            <w:r w:rsidRPr="4CB70E71">
              <w:rPr>
                <w:rFonts w:ascii="Times New Roman" w:eastAsia="Times New Roman" w:hAnsi="Times New Roman" w:cs="Times New Roman"/>
                <w:color w:val="7030A0"/>
                <w:sz w:val="32"/>
                <w:szCs w:val="32"/>
                <w:u w:val="single"/>
              </w:rPr>
              <w:t>5.System Design</w:t>
            </w:r>
          </w:p>
        </w:tc>
      </w:tr>
    </w:tbl>
    <w:p w14:paraId="74B98278" w14:textId="003EFE37" w:rsidR="00734CE2" w:rsidRDefault="00734CE2" w:rsidP="3B1E09C7">
      <w:pPr>
        <w:jc w:val="both"/>
        <w:rPr>
          <w:rFonts w:ascii="Times New Roman" w:eastAsia="Times New Roman" w:hAnsi="Times New Roman" w:cs="Times New Roman"/>
          <w:b/>
          <w:bCs/>
          <w:color w:val="0070C0"/>
          <w:sz w:val="24"/>
          <w:szCs w:val="24"/>
        </w:rPr>
      </w:pPr>
    </w:p>
    <w:p w14:paraId="0E1B16D4" w14:textId="412A5D18" w:rsidR="3B1E09C7" w:rsidRDefault="382F02E7" w:rsidP="3B1E09C7">
      <w:pPr>
        <w:jc w:val="both"/>
      </w:pPr>
      <w:r w:rsidRPr="382F02E7">
        <w:rPr>
          <w:rFonts w:ascii="Times New Roman" w:eastAsia="Times New Roman" w:hAnsi="Times New Roman" w:cs="Times New Roman"/>
          <w:b/>
          <w:bCs/>
          <w:color w:val="0070C0"/>
          <w:sz w:val="24"/>
          <w:szCs w:val="24"/>
        </w:rPr>
        <w:t xml:space="preserve">5.1 UML Deployment Diagram </w:t>
      </w:r>
    </w:p>
    <w:p w14:paraId="1AAA133F" w14:textId="1B3356B7" w:rsidR="382F02E7" w:rsidRPr="000E12A5" w:rsidRDefault="00734CE2" w:rsidP="7CC5B521">
      <w:pPr>
        <w:jc w:val="center"/>
        <w:rPr>
          <w:sz w:val="18"/>
          <w:szCs w:val="18"/>
        </w:rPr>
      </w:pPr>
      <w:r w:rsidRPr="000E12A5">
        <w:rPr>
          <w:rFonts w:ascii="Times New Roman" w:eastAsia="Times New Roman" w:hAnsi="Times New Roman" w:cs="Times New Roman"/>
          <w:b/>
          <w:bCs/>
          <w:noProof/>
          <w:color w:val="0070C0"/>
          <w:sz w:val="18"/>
          <w:szCs w:val="18"/>
          <w:lang w:eastAsia="zh-CN"/>
        </w:rPr>
        <w:lastRenderedPageBreak/>
        <w:drawing>
          <wp:anchor distT="0" distB="0" distL="114300" distR="114300" simplePos="0" relativeHeight="251676672" behindDoc="1" locked="0" layoutInCell="1" allowOverlap="1" wp14:anchorId="2621C4A9" wp14:editId="548C94ED">
            <wp:simplePos x="0" y="0"/>
            <wp:positionH relativeFrom="column">
              <wp:posOffset>-357505</wp:posOffset>
            </wp:positionH>
            <wp:positionV relativeFrom="paragraph">
              <wp:posOffset>247650</wp:posOffset>
            </wp:positionV>
            <wp:extent cx="6831965" cy="4039870"/>
            <wp:effectExtent l="0" t="0" r="6985" b="0"/>
            <wp:wrapTight wrapText="bothSides">
              <wp:wrapPolygon edited="0">
                <wp:start x="0" y="0"/>
                <wp:lineTo x="0" y="21491"/>
                <wp:lineTo x="21562" y="21491"/>
                <wp:lineTo x="21562" y="0"/>
                <wp:lineTo x="0" y="0"/>
              </wp:wrapPolygon>
            </wp:wrapTight>
            <wp:docPr id="3" name="Picture 3" descr="C:\Users\Nidhi-Hiren\Desktop\Deployement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dhi-Hiren\Desktop\Deployement Diagram (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31965" cy="4039870"/>
                    </a:xfrm>
                    <a:prstGeom prst="rect">
                      <a:avLst/>
                    </a:prstGeom>
                    <a:noFill/>
                    <a:ln>
                      <a:noFill/>
                    </a:ln>
                  </pic:spPr>
                </pic:pic>
              </a:graphicData>
            </a:graphic>
            <wp14:sizeRelH relativeFrom="margin">
              <wp14:pctWidth>0</wp14:pctWidth>
            </wp14:sizeRelH>
            <wp14:sizeRelV relativeFrom="margin">
              <wp14:pctHeight>0</wp14:pctHeight>
            </wp14:sizeRelV>
          </wp:anchor>
        </w:drawing>
      </w:r>
      <w:ins w:id="18" w:author="Mr. Yongming Tang" w:date="2018-05-06T21:09:00Z">
        <w:r w:rsidR="00770A64" w:rsidRPr="000E12A5">
          <w:rPr>
            <w:sz w:val="18"/>
            <w:szCs w:val="18"/>
          </w:rPr>
          <w:t>//Missed indicating the software architectural style is MVC + Client/Server</w:t>
        </w:r>
        <w:r w:rsidR="000E12A5" w:rsidRPr="000E12A5">
          <w:rPr>
            <w:sz w:val="18"/>
            <w:szCs w:val="18"/>
          </w:rPr>
          <w:t xml:space="preserve"> (-3</w:t>
        </w:r>
        <w:r w:rsidR="00770A64" w:rsidRPr="000E12A5">
          <w:rPr>
            <w:sz w:val="18"/>
            <w:szCs w:val="18"/>
          </w:rPr>
          <w:t>)</w:t>
        </w:r>
      </w:ins>
      <w:ins w:id="19" w:author="Mr. Yongming Tang" w:date="2018-05-06T21:10:00Z">
        <w:r w:rsidR="000E12A5" w:rsidRPr="000E12A5">
          <w:rPr>
            <w:sz w:val="18"/>
            <w:szCs w:val="18"/>
          </w:rPr>
          <w:t xml:space="preserve"> though </w:t>
        </w:r>
      </w:ins>
      <w:ins w:id="20" w:author="Mr. Yongming Tang" w:date="2018-05-06T21:11:00Z">
        <w:r w:rsidR="000E12A5">
          <w:rPr>
            <w:sz w:val="18"/>
            <w:szCs w:val="18"/>
          </w:rPr>
          <w:t>your deployment diagram is right.</w:t>
        </w:r>
      </w:ins>
    </w:p>
    <w:p w14:paraId="0A6C3ACC" w14:textId="5DE822C4" w:rsidR="7500CCF5" w:rsidRDefault="382F02E7" w:rsidP="7500CCF5">
      <w:pPr>
        <w:jc w:val="center"/>
        <w:rPr>
          <w:rFonts w:ascii="Times New Roman" w:eastAsia="Times New Roman" w:hAnsi="Times New Roman" w:cs="Times New Roman"/>
          <w:b/>
          <w:bCs/>
          <w:color w:val="0070C0"/>
          <w:sz w:val="24"/>
          <w:szCs w:val="24"/>
        </w:rPr>
      </w:pPr>
      <w:r w:rsidRPr="382F02E7">
        <w:rPr>
          <w:rFonts w:ascii="Times New Roman" w:eastAsia="Times New Roman" w:hAnsi="Times New Roman" w:cs="Times New Roman"/>
          <w:b/>
          <w:bCs/>
        </w:rPr>
        <w:t>[Fig 42: UML deployment diagram for client server base]</w:t>
      </w:r>
    </w:p>
    <w:p w14:paraId="2489AB40" w14:textId="24D4F023" w:rsidR="382F02E7" w:rsidRDefault="382F02E7" w:rsidP="382F02E7">
      <w:pPr>
        <w:jc w:val="center"/>
        <w:rPr>
          <w:rFonts w:ascii="Times New Roman" w:eastAsia="Times New Roman" w:hAnsi="Times New Roman" w:cs="Times New Roman"/>
          <w:b/>
          <w:bCs/>
        </w:rPr>
      </w:pPr>
    </w:p>
    <w:p w14:paraId="5CC7DD0A" w14:textId="77777777" w:rsidR="001943D6" w:rsidRDefault="001943D6" w:rsidP="7500CCF5">
      <w:pPr>
        <w:jc w:val="both"/>
        <w:rPr>
          <w:rFonts w:ascii="Times New Roman" w:eastAsia="Times New Roman" w:hAnsi="Times New Roman" w:cs="Times New Roman"/>
          <w:b/>
          <w:bCs/>
          <w:color w:val="0070C0"/>
          <w:sz w:val="24"/>
          <w:szCs w:val="24"/>
        </w:rPr>
      </w:pPr>
    </w:p>
    <w:p w14:paraId="2167A90F" w14:textId="77777777" w:rsidR="001943D6" w:rsidRDefault="001943D6" w:rsidP="7500CCF5">
      <w:pPr>
        <w:jc w:val="both"/>
        <w:rPr>
          <w:rFonts w:ascii="Times New Roman" w:eastAsia="Times New Roman" w:hAnsi="Times New Roman" w:cs="Times New Roman"/>
          <w:b/>
          <w:bCs/>
          <w:color w:val="0070C0"/>
          <w:sz w:val="24"/>
          <w:szCs w:val="24"/>
        </w:rPr>
      </w:pPr>
    </w:p>
    <w:p w14:paraId="0489993C" w14:textId="77777777" w:rsidR="001943D6" w:rsidRDefault="001943D6" w:rsidP="7500CCF5">
      <w:pPr>
        <w:jc w:val="both"/>
        <w:rPr>
          <w:rFonts w:ascii="Times New Roman" w:eastAsia="Times New Roman" w:hAnsi="Times New Roman" w:cs="Times New Roman"/>
          <w:b/>
          <w:bCs/>
          <w:color w:val="0070C0"/>
          <w:sz w:val="24"/>
          <w:szCs w:val="24"/>
        </w:rPr>
      </w:pPr>
    </w:p>
    <w:p w14:paraId="0CC091E7" w14:textId="77777777" w:rsidR="001943D6" w:rsidRDefault="001943D6" w:rsidP="7500CCF5">
      <w:pPr>
        <w:jc w:val="both"/>
        <w:rPr>
          <w:rFonts w:ascii="Times New Roman" w:eastAsia="Times New Roman" w:hAnsi="Times New Roman" w:cs="Times New Roman"/>
          <w:b/>
          <w:bCs/>
          <w:color w:val="0070C0"/>
          <w:sz w:val="24"/>
          <w:szCs w:val="24"/>
        </w:rPr>
      </w:pPr>
    </w:p>
    <w:p w14:paraId="4CFD3054" w14:textId="77777777" w:rsidR="001943D6" w:rsidRDefault="001943D6" w:rsidP="7500CCF5">
      <w:pPr>
        <w:jc w:val="both"/>
        <w:rPr>
          <w:rFonts w:ascii="Times New Roman" w:eastAsia="Times New Roman" w:hAnsi="Times New Roman" w:cs="Times New Roman"/>
          <w:b/>
          <w:bCs/>
          <w:color w:val="0070C0"/>
          <w:sz w:val="24"/>
          <w:szCs w:val="24"/>
        </w:rPr>
      </w:pPr>
    </w:p>
    <w:p w14:paraId="1EBB03B8" w14:textId="77777777" w:rsidR="001943D6" w:rsidRDefault="001943D6" w:rsidP="7500CCF5">
      <w:pPr>
        <w:jc w:val="both"/>
        <w:rPr>
          <w:rFonts w:ascii="Times New Roman" w:eastAsia="Times New Roman" w:hAnsi="Times New Roman" w:cs="Times New Roman"/>
          <w:b/>
          <w:bCs/>
          <w:color w:val="0070C0"/>
          <w:sz w:val="24"/>
          <w:szCs w:val="24"/>
        </w:rPr>
      </w:pPr>
    </w:p>
    <w:p w14:paraId="7EDA1C0F" w14:textId="77777777" w:rsidR="001943D6" w:rsidRDefault="001943D6" w:rsidP="7500CCF5">
      <w:pPr>
        <w:jc w:val="both"/>
        <w:rPr>
          <w:rFonts w:ascii="Times New Roman" w:eastAsia="Times New Roman" w:hAnsi="Times New Roman" w:cs="Times New Roman"/>
          <w:b/>
          <w:bCs/>
          <w:color w:val="0070C0"/>
          <w:sz w:val="24"/>
          <w:szCs w:val="24"/>
        </w:rPr>
      </w:pPr>
    </w:p>
    <w:p w14:paraId="55FFEDE0" w14:textId="77777777" w:rsidR="001943D6" w:rsidRDefault="001943D6" w:rsidP="7500CCF5">
      <w:pPr>
        <w:jc w:val="both"/>
        <w:rPr>
          <w:rFonts w:ascii="Times New Roman" w:eastAsia="Times New Roman" w:hAnsi="Times New Roman" w:cs="Times New Roman"/>
          <w:b/>
          <w:bCs/>
          <w:color w:val="0070C0"/>
          <w:sz w:val="24"/>
          <w:szCs w:val="24"/>
        </w:rPr>
      </w:pPr>
    </w:p>
    <w:p w14:paraId="237ECB5F" w14:textId="77777777" w:rsidR="001943D6" w:rsidRDefault="001943D6" w:rsidP="7500CCF5">
      <w:pPr>
        <w:jc w:val="both"/>
        <w:rPr>
          <w:rFonts w:ascii="Times New Roman" w:eastAsia="Times New Roman" w:hAnsi="Times New Roman" w:cs="Times New Roman"/>
          <w:b/>
          <w:bCs/>
          <w:color w:val="0070C0"/>
          <w:sz w:val="24"/>
          <w:szCs w:val="24"/>
        </w:rPr>
      </w:pPr>
    </w:p>
    <w:p w14:paraId="1ECDE37F" w14:textId="51D2EA99" w:rsidR="3B1E09C7" w:rsidRDefault="7500CCF5" w:rsidP="7500CCF5">
      <w:pPr>
        <w:jc w:val="both"/>
        <w:rPr>
          <w:rFonts w:ascii="Times New Roman" w:eastAsia="Times New Roman" w:hAnsi="Times New Roman" w:cs="Times New Roman"/>
          <w:b/>
          <w:bCs/>
          <w:color w:val="0070C0"/>
          <w:sz w:val="24"/>
          <w:szCs w:val="24"/>
        </w:rPr>
      </w:pPr>
      <w:r w:rsidRPr="7500CCF5">
        <w:rPr>
          <w:rFonts w:ascii="Times New Roman" w:eastAsia="Times New Roman" w:hAnsi="Times New Roman" w:cs="Times New Roman"/>
          <w:b/>
          <w:bCs/>
          <w:color w:val="0070C0"/>
          <w:sz w:val="24"/>
          <w:szCs w:val="24"/>
        </w:rPr>
        <w:t>5.2 Access Control</w:t>
      </w:r>
    </w:p>
    <w:p w14:paraId="289F28A0" w14:textId="789AB098" w:rsidR="3B1E09C7" w:rsidRDefault="4CB70E71" w:rsidP="7500CCF5">
      <w:pPr>
        <w:jc w:val="both"/>
        <w:rPr>
          <w:rFonts w:ascii="Times New Roman" w:eastAsia="Times New Roman" w:hAnsi="Times New Roman" w:cs="Times New Roman"/>
          <w:b/>
          <w:bCs/>
          <w:color w:val="000000" w:themeColor="text1"/>
          <w:sz w:val="24"/>
          <w:szCs w:val="24"/>
        </w:rPr>
      </w:pPr>
      <w:r w:rsidRPr="4CB70E71">
        <w:rPr>
          <w:rFonts w:ascii="Times New Roman" w:eastAsia="Times New Roman" w:hAnsi="Times New Roman" w:cs="Times New Roman"/>
          <w:b/>
          <w:bCs/>
          <w:color w:val="000000" w:themeColor="text1"/>
          <w:sz w:val="24"/>
          <w:szCs w:val="24"/>
        </w:rPr>
        <w:t>5.2.1 A global access tables</w:t>
      </w:r>
    </w:p>
    <w:p w14:paraId="5A74FD74" w14:textId="1E124E7B" w:rsidR="4CB70E71" w:rsidRDefault="7CC5B521" w:rsidP="7CC5B521">
      <w:pPr>
        <w:spacing w:line="331" w:lineRule="exact"/>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bCs/>
          <w:color w:val="000000" w:themeColor="text1"/>
          <w:sz w:val="24"/>
          <w:szCs w:val="24"/>
          <w:u w:val="single"/>
        </w:rPr>
        <w:t>UserAccount</w:t>
      </w:r>
      <w:proofErr w:type="spellEnd"/>
      <w:r w:rsidRPr="7CC5B521">
        <w:rPr>
          <w:rFonts w:ascii="Times New Roman" w:eastAsia="Times New Roman" w:hAnsi="Times New Roman" w:cs="Times New Roman"/>
          <w:color w:val="000000" w:themeColor="text1"/>
          <w:sz w:val="24"/>
          <w:szCs w:val="24"/>
          <w:u w:val="single"/>
        </w:rPr>
        <w:t xml:space="preserve"> </w:t>
      </w:r>
    </w:p>
    <w:p w14:paraId="39848024" w14:textId="25CD82D5"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lastRenderedPageBreak/>
        <w:t xml:space="preserve">(Customer, </w:t>
      </w:r>
      <w:proofErr w:type="spellStart"/>
      <w:r w:rsidRPr="7CC5B521">
        <w:rPr>
          <w:rFonts w:ascii="Times New Roman" w:eastAsia="Times New Roman" w:hAnsi="Times New Roman" w:cs="Times New Roman"/>
          <w:color w:val="000000" w:themeColor="text1"/>
          <w:sz w:val="24"/>
          <w:szCs w:val="24"/>
        </w:rPr>
        <w:t>UserAccount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signUp</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20FC64A4" w14:textId="34FB631C"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UserAccount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loginIn</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7B940899" w14:textId="2BDBCF87"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UserAccount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logOut</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46C16421" w14:textId="485567CD"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UserAccount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changeUsername</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32C9BF7A" w14:textId="16C66F36"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UserAccount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changePassword</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04169D97" w14:textId="1691D17E" w:rsidR="4CB70E71" w:rsidRDefault="7CC5B521" w:rsidP="7CC5B521">
      <w:pPr>
        <w:spacing w:line="331" w:lineRule="exact"/>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bCs/>
          <w:color w:val="000000" w:themeColor="text1"/>
          <w:sz w:val="24"/>
          <w:szCs w:val="24"/>
          <w:u w:val="single"/>
        </w:rPr>
        <w:t>SavingAccount</w:t>
      </w:r>
      <w:proofErr w:type="spellEnd"/>
      <w:r w:rsidRPr="7CC5B521">
        <w:rPr>
          <w:rFonts w:ascii="Times New Roman" w:eastAsia="Times New Roman" w:hAnsi="Times New Roman" w:cs="Times New Roman"/>
          <w:color w:val="000000" w:themeColor="text1"/>
          <w:sz w:val="24"/>
          <w:szCs w:val="24"/>
          <w:u w:val="single"/>
        </w:rPr>
        <w:t xml:space="preserve"> </w:t>
      </w:r>
    </w:p>
    <w:p w14:paraId="0961A7D6" w14:textId="3CC6FA6C"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SavingAccount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withdrawMoney</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26E38FF0" w14:textId="5CE52D97"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SavingAccount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depositMoney</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0EE80C4D" w14:textId="5D61042D"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SavingAccount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transferMoney</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4AB016ED" w14:textId="56751DE4"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SavingAccount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getBalance</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7531FA1F" w14:textId="6E8673D6"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SavingAccount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getInterest</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1AEA140C" w14:textId="24D3B28D"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SavingAccount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printMonthlyStatement</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0D778013" w14:textId="2C5232B7" w:rsidR="4CB70E71" w:rsidRDefault="7CC5B521" w:rsidP="7CC5B521">
      <w:pPr>
        <w:spacing w:line="331" w:lineRule="exact"/>
        <w:rPr>
          <w:rFonts w:ascii="Times New Roman" w:eastAsia="Times New Roman" w:hAnsi="Times New Roman" w:cs="Times New Roman"/>
          <w:color w:val="000000" w:themeColor="text1"/>
          <w:sz w:val="24"/>
          <w:szCs w:val="24"/>
        </w:rPr>
      </w:pPr>
      <w:proofErr w:type="spellStart"/>
      <w:r w:rsidRPr="7CC5B521">
        <w:rPr>
          <w:rFonts w:ascii="Times New Roman" w:eastAsia="Times New Roman" w:hAnsi="Times New Roman" w:cs="Times New Roman"/>
          <w:b/>
          <w:bCs/>
          <w:color w:val="000000" w:themeColor="text1"/>
          <w:sz w:val="24"/>
          <w:szCs w:val="24"/>
          <w:u w:val="single"/>
        </w:rPr>
        <w:t>CheckingAccount</w:t>
      </w:r>
      <w:proofErr w:type="spellEnd"/>
      <w:r w:rsidRPr="7CC5B521">
        <w:rPr>
          <w:rFonts w:ascii="Times New Roman" w:eastAsia="Times New Roman" w:hAnsi="Times New Roman" w:cs="Times New Roman"/>
          <w:color w:val="000000" w:themeColor="text1"/>
          <w:sz w:val="24"/>
          <w:szCs w:val="24"/>
        </w:rPr>
        <w:t xml:space="preserve"> </w:t>
      </w:r>
    </w:p>
    <w:p w14:paraId="653D2B80" w14:textId="574FE3AB"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CheckingAccount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withdrawMoney</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5D298FA2" w14:textId="4883B8D9"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CheckingAccount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depositMoney</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71E0602D" w14:textId="22980BDD"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CheckingAccount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transferMoney</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3FC5750A" w14:textId="51E0CC11"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CheckingAccount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getBalanceMoney</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4E0485EA" w14:textId="2FE0EE23"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CheckingAccount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paybills</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3ECFF09D" w14:textId="1EF860FD"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CheckingAccount</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printMonthlyStatement</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511B7944" w14:textId="710936F7" w:rsidR="4CB70E71" w:rsidRDefault="4CB70E71" w:rsidP="4CB70E71">
      <w:pPr>
        <w:spacing w:line="331" w:lineRule="exact"/>
        <w:rPr>
          <w:rFonts w:ascii="Times New Roman" w:eastAsia="Times New Roman" w:hAnsi="Times New Roman" w:cs="Times New Roman"/>
          <w:color w:val="000000" w:themeColor="text1"/>
          <w:sz w:val="24"/>
          <w:szCs w:val="24"/>
          <w:u w:val="single"/>
        </w:rPr>
      </w:pPr>
      <w:r w:rsidRPr="4CB70E71">
        <w:rPr>
          <w:rFonts w:ascii="Times New Roman" w:eastAsia="Times New Roman" w:hAnsi="Times New Roman" w:cs="Times New Roman"/>
          <w:b/>
          <w:bCs/>
          <w:color w:val="000000" w:themeColor="text1"/>
          <w:sz w:val="24"/>
          <w:szCs w:val="24"/>
          <w:u w:val="single"/>
        </w:rPr>
        <w:t>Transaction</w:t>
      </w:r>
      <w:r w:rsidRPr="4CB70E71">
        <w:rPr>
          <w:rFonts w:ascii="Times New Roman" w:eastAsia="Times New Roman" w:hAnsi="Times New Roman" w:cs="Times New Roman"/>
          <w:color w:val="000000" w:themeColor="text1"/>
          <w:sz w:val="24"/>
          <w:szCs w:val="24"/>
          <w:u w:val="single"/>
        </w:rPr>
        <w:t xml:space="preserve"> </w:t>
      </w:r>
    </w:p>
    <w:p w14:paraId="0C2D6397" w14:textId="30CFE7CE"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Transaction, </w:t>
      </w:r>
      <w:proofErr w:type="spellStart"/>
      <w:proofErr w:type="gramStart"/>
      <w:r w:rsidRPr="7CC5B521">
        <w:rPr>
          <w:rFonts w:ascii="Times New Roman" w:eastAsia="Times New Roman" w:hAnsi="Times New Roman" w:cs="Times New Roman"/>
          <w:color w:val="000000" w:themeColor="text1"/>
          <w:sz w:val="24"/>
          <w:szCs w:val="24"/>
        </w:rPr>
        <w:t>recordTransaction</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6D50F8C3" w14:textId="3A485ECC"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Transaction, </w:t>
      </w:r>
      <w:proofErr w:type="spellStart"/>
      <w:proofErr w:type="gramStart"/>
      <w:r w:rsidRPr="7CC5B521">
        <w:rPr>
          <w:rFonts w:ascii="Times New Roman" w:eastAsia="Times New Roman" w:hAnsi="Times New Roman" w:cs="Times New Roman"/>
          <w:color w:val="000000" w:themeColor="text1"/>
          <w:sz w:val="24"/>
          <w:szCs w:val="24"/>
        </w:rPr>
        <w:t>confirmTransaction</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0A8DC747" w14:textId="144D8617"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Transaction, </w:t>
      </w:r>
      <w:proofErr w:type="spellStart"/>
      <w:proofErr w:type="gramStart"/>
      <w:r w:rsidRPr="7CC5B521">
        <w:rPr>
          <w:rFonts w:ascii="Times New Roman" w:eastAsia="Times New Roman" w:hAnsi="Times New Roman" w:cs="Times New Roman"/>
          <w:color w:val="000000" w:themeColor="text1"/>
          <w:sz w:val="24"/>
          <w:szCs w:val="24"/>
        </w:rPr>
        <w:t>updateTransaction</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0B29E6D4" w14:textId="05BE756F"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Transaction, </w:t>
      </w:r>
      <w:proofErr w:type="spellStart"/>
      <w:proofErr w:type="gramStart"/>
      <w:r w:rsidRPr="7CC5B521">
        <w:rPr>
          <w:rFonts w:ascii="Times New Roman" w:eastAsia="Times New Roman" w:hAnsi="Times New Roman" w:cs="Times New Roman"/>
          <w:color w:val="000000" w:themeColor="text1"/>
          <w:sz w:val="24"/>
          <w:szCs w:val="24"/>
        </w:rPr>
        <w:t>cancelTransaction</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4E425225" w14:textId="6CFBFA78"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Transaction, </w:t>
      </w:r>
      <w:proofErr w:type="spellStart"/>
      <w:proofErr w:type="gramStart"/>
      <w:r w:rsidRPr="7CC5B521">
        <w:rPr>
          <w:rFonts w:ascii="Times New Roman" w:eastAsia="Times New Roman" w:hAnsi="Times New Roman" w:cs="Times New Roman"/>
          <w:color w:val="000000" w:themeColor="text1"/>
          <w:sz w:val="24"/>
          <w:szCs w:val="24"/>
        </w:rPr>
        <w:t>makeTransaction</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210E28BB" w14:textId="35531C95" w:rsidR="4CB70E71" w:rsidRDefault="29B25F8F" w:rsidP="382F02E7">
      <w:pPr>
        <w:spacing w:line="331" w:lineRule="exact"/>
        <w:rPr>
          <w:rFonts w:ascii="Times New Roman" w:eastAsia="Times New Roman" w:hAnsi="Times New Roman" w:cs="Times New Roman"/>
          <w:color w:val="000000" w:themeColor="text1"/>
          <w:sz w:val="24"/>
          <w:szCs w:val="24"/>
          <w:u w:val="single"/>
        </w:rPr>
      </w:pPr>
      <w:r w:rsidRPr="29B25F8F">
        <w:rPr>
          <w:rFonts w:ascii="Times New Roman" w:eastAsia="Times New Roman" w:hAnsi="Times New Roman" w:cs="Times New Roman"/>
          <w:b/>
          <w:bCs/>
          <w:color w:val="000000" w:themeColor="text1"/>
          <w:sz w:val="24"/>
          <w:szCs w:val="24"/>
          <w:u w:val="single"/>
        </w:rPr>
        <w:t>Payment</w:t>
      </w:r>
      <w:r w:rsidRPr="29B25F8F">
        <w:rPr>
          <w:rFonts w:ascii="Times New Roman" w:eastAsia="Times New Roman" w:hAnsi="Times New Roman" w:cs="Times New Roman"/>
          <w:color w:val="000000" w:themeColor="text1"/>
          <w:sz w:val="24"/>
          <w:szCs w:val="24"/>
          <w:u w:val="single"/>
        </w:rPr>
        <w:t xml:space="preserve"> </w:t>
      </w:r>
    </w:p>
    <w:p w14:paraId="18602320" w14:textId="555DB4D4"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lastRenderedPageBreak/>
        <w:t xml:space="preserve">(Customer, Payment, </w:t>
      </w:r>
      <w:proofErr w:type="spellStart"/>
      <w:proofErr w:type="gramStart"/>
      <w:r w:rsidRPr="7CC5B521">
        <w:rPr>
          <w:rFonts w:ascii="Times New Roman" w:eastAsia="Times New Roman" w:hAnsi="Times New Roman" w:cs="Times New Roman"/>
          <w:color w:val="000000" w:themeColor="text1"/>
          <w:sz w:val="24"/>
          <w:szCs w:val="24"/>
        </w:rPr>
        <w:t>schedulePaymentt</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1201D89F" w14:textId="615830B5"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Payment, </w:t>
      </w:r>
      <w:proofErr w:type="spellStart"/>
      <w:proofErr w:type="gramStart"/>
      <w:r w:rsidRPr="7CC5B521">
        <w:rPr>
          <w:rFonts w:ascii="Times New Roman" w:eastAsia="Times New Roman" w:hAnsi="Times New Roman" w:cs="Times New Roman"/>
          <w:color w:val="000000" w:themeColor="text1"/>
          <w:sz w:val="24"/>
          <w:szCs w:val="24"/>
        </w:rPr>
        <w:t>modifyPaymentt</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4BE7DE9A" w14:textId="11477E57"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Payment, </w:t>
      </w:r>
      <w:proofErr w:type="spellStart"/>
      <w:proofErr w:type="gramStart"/>
      <w:r w:rsidRPr="7CC5B521">
        <w:rPr>
          <w:rFonts w:ascii="Times New Roman" w:eastAsia="Times New Roman" w:hAnsi="Times New Roman" w:cs="Times New Roman"/>
          <w:color w:val="000000" w:themeColor="text1"/>
          <w:sz w:val="24"/>
          <w:szCs w:val="24"/>
        </w:rPr>
        <w:t>cancelPaymentt</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0387D238" w14:textId="3C3F5C3E"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Payment, </w:t>
      </w:r>
      <w:proofErr w:type="spellStart"/>
      <w:proofErr w:type="gramStart"/>
      <w:r w:rsidRPr="7CC5B521">
        <w:rPr>
          <w:rFonts w:ascii="Times New Roman" w:eastAsia="Times New Roman" w:hAnsi="Times New Roman" w:cs="Times New Roman"/>
          <w:color w:val="000000" w:themeColor="text1"/>
          <w:sz w:val="24"/>
          <w:szCs w:val="24"/>
        </w:rPr>
        <w:t>paymentStatus</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53CDDF2C" w14:textId="050E2E3A" w:rsidR="4CB70E71" w:rsidRDefault="4CB70E71" w:rsidP="4CB70E71">
      <w:pPr>
        <w:spacing w:line="331" w:lineRule="exact"/>
        <w:rPr>
          <w:rFonts w:ascii="Times New Roman" w:eastAsia="Times New Roman" w:hAnsi="Times New Roman" w:cs="Times New Roman"/>
          <w:color w:val="000000" w:themeColor="text1"/>
          <w:sz w:val="24"/>
          <w:szCs w:val="24"/>
        </w:rPr>
      </w:pPr>
      <w:r w:rsidRPr="4CB70E71">
        <w:rPr>
          <w:rFonts w:ascii="Times New Roman" w:eastAsia="Times New Roman" w:hAnsi="Times New Roman" w:cs="Times New Roman"/>
          <w:b/>
          <w:bCs/>
          <w:color w:val="000000" w:themeColor="text1"/>
          <w:sz w:val="24"/>
          <w:szCs w:val="24"/>
          <w:u w:val="single"/>
        </w:rPr>
        <w:t>Payee</w:t>
      </w:r>
      <w:r w:rsidRPr="4CB70E71">
        <w:rPr>
          <w:rFonts w:ascii="Times New Roman" w:eastAsia="Times New Roman" w:hAnsi="Times New Roman" w:cs="Times New Roman"/>
          <w:color w:val="000000" w:themeColor="text1"/>
          <w:sz w:val="24"/>
          <w:szCs w:val="24"/>
        </w:rPr>
        <w:t xml:space="preserve"> </w:t>
      </w:r>
    </w:p>
    <w:p w14:paraId="1E440214" w14:textId="1C779BEF"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Payee, </w:t>
      </w:r>
      <w:proofErr w:type="spellStart"/>
      <w:proofErr w:type="gramStart"/>
      <w:r w:rsidRPr="7CC5B521">
        <w:rPr>
          <w:rFonts w:ascii="Times New Roman" w:eastAsia="Times New Roman" w:hAnsi="Times New Roman" w:cs="Times New Roman"/>
          <w:color w:val="000000" w:themeColor="text1"/>
          <w:sz w:val="24"/>
          <w:szCs w:val="24"/>
        </w:rPr>
        <w:t>addPayee</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6EB5D216" w14:textId="14186587"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Payee, </w:t>
      </w:r>
      <w:proofErr w:type="spellStart"/>
      <w:proofErr w:type="gramStart"/>
      <w:r w:rsidRPr="7CC5B521">
        <w:rPr>
          <w:rFonts w:ascii="Times New Roman" w:eastAsia="Times New Roman" w:hAnsi="Times New Roman" w:cs="Times New Roman"/>
          <w:color w:val="000000" w:themeColor="text1"/>
          <w:sz w:val="24"/>
          <w:szCs w:val="24"/>
        </w:rPr>
        <w:t>deletePayee</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2FA88CA1" w14:textId="5F0D8103"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Payee, </w:t>
      </w:r>
      <w:proofErr w:type="spellStart"/>
      <w:proofErr w:type="gramStart"/>
      <w:r w:rsidRPr="7CC5B521">
        <w:rPr>
          <w:rFonts w:ascii="Times New Roman" w:eastAsia="Times New Roman" w:hAnsi="Times New Roman" w:cs="Times New Roman"/>
          <w:color w:val="000000" w:themeColor="text1"/>
          <w:sz w:val="24"/>
          <w:szCs w:val="24"/>
        </w:rPr>
        <w:t>deactivatePayee</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68C76F7E" w14:textId="2FE12CE3" w:rsidR="4CB70E71" w:rsidRDefault="29B25F8F" w:rsidP="382F02E7">
      <w:pPr>
        <w:spacing w:line="331" w:lineRule="exact"/>
        <w:rPr>
          <w:rFonts w:ascii="Times New Roman" w:eastAsia="Times New Roman" w:hAnsi="Times New Roman" w:cs="Times New Roman"/>
          <w:color w:val="000000" w:themeColor="text1"/>
          <w:sz w:val="24"/>
          <w:szCs w:val="24"/>
          <w:u w:val="single"/>
        </w:rPr>
      </w:pPr>
      <w:r w:rsidRPr="29B25F8F">
        <w:rPr>
          <w:rFonts w:ascii="Times New Roman" w:eastAsia="Times New Roman" w:hAnsi="Times New Roman" w:cs="Times New Roman"/>
          <w:b/>
          <w:bCs/>
          <w:color w:val="000000" w:themeColor="text1"/>
          <w:sz w:val="24"/>
          <w:szCs w:val="24"/>
          <w:u w:val="single"/>
        </w:rPr>
        <w:t>Check</w:t>
      </w:r>
      <w:r w:rsidRPr="29B25F8F">
        <w:rPr>
          <w:rFonts w:ascii="Times New Roman" w:eastAsia="Times New Roman" w:hAnsi="Times New Roman" w:cs="Times New Roman"/>
          <w:color w:val="000000" w:themeColor="text1"/>
          <w:sz w:val="24"/>
          <w:szCs w:val="24"/>
          <w:u w:val="single"/>
        </w:rPr>
        <w:t xml:space="preserve"> </w:t>
      </w:r>
    </w:p>
    <w:p w14:paraId="4D661C63" w14:textId="3D63541B"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Check, </w:t>
      </w:r>
      <w:proofErr w:type="spellStart"/>
      <w:proofErr w:type="gramStart"/>
      <w:r w:rsidRPr="7CC5B521">
        <w:rPr>
          <w:rFonts w:ascii="Times New Roman" w:eastAsia="Times New Roman" w:hAnsi="Times New Roman" w:cs="Times New Roman"/>
          <w:color w:val="000000" w:themeColor="text1"/>
          <w:sz w:val="24"/>
          <w:szCs w:val="24"/>
        </w:rPr>
        <w:t>checkPay</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w:t>
      </w:r>
    </w:p>
    <w:p w14:paraId="4A7C4DF8" w14:textId="72442A60"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 (Customer, Check, </w:t>
      </w:r>
      <w:proofErr w:type="spellStart"/>
      <w:proofErr w:type="gramStart"/>
      <w:r w:rsidRPr="7CC5B521">
        <w:rPr>
          <w:rFonts w:ascii="Times New Roman" w:eastAsia="Times New Roman" w:hAnsi="Times New Roman" w:cs="Times New Roman"/>
          <w:color w:val="000000" w:themeColor="text1"/>
          <w:sz w:val="24"/>
          <w:szCs w:val="24"/>
        </w:rPr>
        <w:t>checkCash</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w:t>
      </w:r>
    </w:p>
    <w:p w14:paraId="0CF25EC7" w14:textId="2E14C921" w:rsidR="4CB70E71" w:rsidRDefault="7CC5B521" w:rsidP="7CC5B521">
      <w:pPr>
        <w:spacing w:line="331" w:lineRule="exact"/>
        <w:rPr>
          <w:rFonts w:ascii="Times New Roman" w:eastAsia="Times New Roman" w:hAnsi="Times New Roman" w:cs="Times New Roman"/>
          <w:color w:val="000000" w:themeColor="text1"/>
          <w:sz w:val="24"/>
          <w:szCs w:val="24"/>
          <w:u w:val="single"/>
        </w:rPr>
      </w:pPr>
      <w:proofErr w:type="spellStart"/>
      <w:r w:rsidRPr="7CC5B521">
        <w:rPr>
          <w:rFonts w:ascii="Times New Roman" w:eastAsia="Times New Roman" w:hAnsi="Times New Roman" w:cs="Times New Roman"/>
          <w:b/>
          <w:bCs/>
          <w:color w:val="000000" w:themeColor="text1"/>
          <w:sz w:val="24"/>
          <w:szCs w:val="24"/>
          <w:u w:val="single"/>
        </w:rPr>
        <w:t>DebitCard</w:t>
      </w:r>
      <w:proofErr w:type="spellEnd"/>
      <w:r w:rsidRPr="7CC5B521">
        <w:rPr>
          <w:rFonts w:ascii="Times New Roman" w:eastAsia="Times New Roman" w:hAnsi="Times New Roman" w:cs="Times New Roman"/>
          <w:color w:val="000000" w:themeColor="text1"/>
          <w:sz w:val="24"/>
          <w:szCs w:val="24"/>
          <w:u w:val="single"/>
        </w:rPr>
        <w:t xml:space="preserve"> </w:t>
      </w:r>
    </w:p>
    <w:p w14:paraId="3D9AA71F" w14:textId="73D84830"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DebitCard</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makeAPayment</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36B9D19D" w14:textId="5CDFDA38" w:rsidR="4CB70E71"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DebitCard</w:t>
      </w:r>
      <w:proofErr w:type="spellEnd"/>
      <w:r w:rsidRPr="7CC5B521">
        <w:rPr>
          <w:rFonts w:ascii="Times New Roman" w:eastAsia="Times New Roman" w:hAnsi="Times New Roman" w:cs="Times New Roman"/>
          <w:color w:val="000000" w:themeColor="text1"/>
          <w:sz w:val="24"/>
          <w:szCs w:val="24"/>
        </w:rPr>
        <w:t xml:space="preserve">, </w:t>
      </w:r>
      <w:proofErr w:type="spellStart"/>
      <w:proofErr w:type="gramStart"/>
      <w:r w:rsidRPr="7CC5B521">
        <w:rPr>
          <w:rFonts w:ascii="Times New Roman" w:eastAsia="Times New Roman" w:hAnsi="Times New Roman" w:cs="Times New Roman"/>
          <w:color w:val="000000" w:themeColor="text1"/>
          <w:sz w:val="24"/>
          <w:szCs w:val="24"/>
        </w:rPr>
        <w:t>withdrawMoney</w:t>
      </w:r>
      <w:proofErr w:type="spellEnd"/>
      <w:r w:rsidRPr="7CC5B521">
        <w:rPr>
          <w:rFonts w:ascii="Times New Roman" w:eastAsia="Times New Roman" w:hAnsi="Times New Roman" w:cs="Times New Roman"/>
          <w:color w:val="000000" w:themeColor="text1"/>
          <w:sz w:val="24"/>
          <w:szCs w:val="24"/>
        </w:rPr>
        <w:t>(</w:t>
      </w:r>
      <w:proofErr w:type="gramEnd"/>
      <w:r w:rsidRPr="7CC5B521">
        <w:rPr>
          <w:rFonts w:ascii="Times New Roman" w:eastAsia="Times New Roman" w:hAnsi="Times New Roman" w:cs="Times New Roman"/>
          <w:color w:val="000000" w:themeColor="text1"/>
          <w:sz w:val="24"/>
          <w:szCs w:val="24"/>
        </w:rPr>
        <w:t xml:space="preserve">)) </w:t>
      </w:r>
    </w:p>
    <w:p w14:paraId="45D6E515" w14:textId="331036EA" w:rsidR="382F02E7" w:rsidRDefault="7CC5B521" w:rsidP="7CC5B521">
      <w:pPr>
        <w:spacing w:line="331" w:lineRule="exact"/>
        <w:rPr>
          <w:rFonts w:ascii="Times New Roman" w:eastAsia="Times New Roman" w:hAnsi="Times New Roman" w:cs="Times New Roman"/>
          <w:color w:val="000000" w:themeColor="text1"/>
          <w:sz w:val="24"/>
          <w:szCs w:val="24"/>
        </w:rPr>
      </w:pPr>
      <w:r w:rsidRPr="7CC5B521">
        <w:rPr>
          <w:rFonts w:ascii="Times New Roman" w:eastAsia="Times New Roman" w:hAnsi="Times New Roman" w:cs="Times New Roman"/>
          <w:color w:val="000000" w:themeColor="text1"/>
          <w:sz w:val="24"/>
          <w:szCs w:val="24"/>
        </w:rPr>
        <w:t xml:space="preserve">(Customer, </w:t>
      </w:r>
      <w:proofErr w:type="spellStart"/>
      <w:r w:rsidRPr="7CC5B521">
        <w:rPr>
          <w:rFonts w:ascii="Times New Roman" w:eastAsia="Times New Roman" w:hAnsi="Times New Roman" w:cs="Times New Roman"/>
          <w:color w:val="000000" w:themeColor="text1"/>
          <w:sz w:val="24"/>
          <w:szCs w:val="24"/>
        </w:rPr>
        <w:t>DebitCard</w:t>
      </w:r>
      <w:proofErr w:type="spellEnd"/>
      <w:r w:rsidRPr="7CC5B521">
        <w:rPr>
          <w:rFonts w:ascii="Times New Roman" w:eastAsia="Times New Roman" w:hAnsi="Times New Roman" w:cs="Times New Roman"/>
          <w:color w:val="000000" w:themeColor="text1"/>
          <w:sz w:val="24"/>
          <w:szCs w:val="24"/>
        </w:rPr>
        <w:t xml:space="preserve">, cancel ()) </w:t>
      </w:r>
    </w:p>
    <w:p w14:paraId="47A6464B" w14:textId="77777777" w:rsidR="001943D6" w:rsidRDefault="001943D6" w:rsidP="3B1E09C7">
      <w:pPr>
        <w:jc w:val="both"/>
        <w:rPr>
          <w:rFonts w:ascii="Times New Roman" w:eastAsia="Times New Roman" w:hAnsi="Times New Roman" w:cs="Times New Roman"/>
          <w:color w:val="000000" w:themeColor="text1"/>
          <w:sz w:val="24"/>
          <w:szCs w:val="24"/>
        </w:rPr>
      </w:pPr>
    </w:p>
    <w:p w14:paraId="293A8E5F" w14:textId="77777777" w:rsidR="001943D6" w:rsidRDefault="001943D6" w:rsidP="3B1E09C7">
      <w:pPr>
        <w:jc w:val="both"/>
        <w:rPr>
          <w:rFonts w:ascii="Times New Roman" w:eastAsia="Times New Roman" w:hAnsi="Times New Roman" w:cs="Times New Roman"/>
          <w:color w:val="000000" w:themeColor="text1"/>
          <w:sz w:val="24"/>
          <w:szCs w:val="24"/>
        </w:rPr>
      </w:pPr>
    </w:p>
    <w:p w14:paraId="4E994B68" w14:textId="77777777" w:rsidR="001943D6" w:rsidRDefault="001943D6" w:rsidP="3B1E09C7">
      <w:pPr>
        <w:jc w:val="both"/>
        <w:rPr>
          <w:rFonts w:ascii="Times New Roman" w:eastAsia="Times New Roman" w:hAnsi="Times New Roman" w:cs="Times New Roman"/>
          <w:color w:val="000000" w:themeColor="text1"/>
          <w:sz w:val="24"/>
          <w:szCs w:val="24"/>
        </w:rPr>
      </w:pPr>
    </w:p>
    <w:p w14:paraId="1172F1F9" w14:textId="77777777" w:rsidR="001943D6" w:rsidRDefault="001943D6" w:rsidP="3B1E09C7">
      <w:pPr>
        <w:jc w:val="both"/>
        <w:rPr>
          <w:rFonts w:ascii="Times New Roman" w:eastAsia="Times New Roman" w:hAnsi="Times New Roman" w:cs="Times New Roman"/>
          <w:color w:val="000000" w:themeColor="text1"/>
          <w:sz w:val="24"/>
          <w:szCs w:val="24"/>
        </w:rPr>
      </w:pPr>
    </w:p>
    <w:p w14:paraId="4BBA3B93" w14:textId="77777777" w:rsidR="001943D6" w:rsidRDefault="001943D6" w:rsidP="3B1E09C7">
      <w:pPr>
        <w:jc w:val="both"/>
        <w:rPr>
          <w:rFonts w:ascii="Times New Roman" w:eastAsia="Times New Roman" w:hAnsi="Times New Roman" w:cs="Times New Roman"/>
          <w:color w:val="000000" w:themeColor="text1"/>
          <w:sz w:val="24"/>
          <w:szCs w:val="24"/>
        </w:rPr>
      </w:pPr>
    </w:p>
    <w:p w14:paraId="527649B8" w14:textId="77777777" w:rsidR="001943D6" w:rsidRDefault="001943D6" w:rsidP="3B1E09C7">
      <w:pPr>
        <w:jc w:val="both"/>
        <w:rPr>
          <w:rFonts w:ascii="Times New Roman" w:eastAsia="Times New Roman" w:hAnsi="Times New Roman" w:cs="Times New Roman"/>
          <w:color w:val="000000" w:themeColor="text1"/>
          <w:sz w:val="24"/>
          <w:szCs w:val="24"/>
        </w:rPr>
      </w:pPr>
    </w:p>
    <w:p w14:paraId="4B653115" w14:textId="77777777" w:rsidR="001943D6" w:rsidRDefault="001943D6" w:rsidP="3B1E09C7">
      <w:pPr>
        <w:jc w:val="both"/>
        <w:rPr>
          <w:rFonts w:ascii="Times New Roman" w:eastAsia="Times New Roman" w:hAnsi="Times New Roman" w:cs="Times New Roman"/>
          <w:color w:val="000000" w:themeColor="text1"/>
          <w:sz w:val="24"/>
          <w:szCs w:val="24"/>
        </w:rPr>
      </w:pPr>
    </w:p>
    <w:p w14:paraId="1FF48C70" w14:textId="77777777" w:rsidR="001943D6" w:rsidRDefault="001943D6" w:rsidP="3B1E09C7">
      <w:pPr>
        <w:jc w:val="both"/>
        <w:rPr>
          <w:rFonts w:ascii="Times New Roman" w:eastAsia="Times New Roman" w:hAnsi="Times New Roman" w:cs="Times New Roman"/>
          <w:color w:val="000000" w:themeColor="text1"/>
          <w:sz w:val="24"/>
          <w:szCs w:val="24"/>
        </w:rPr>
      </w:pPr>
    </w:p>
    <w:p w14:paraId="4A841BFD" w14:textId="77777777" w:rsidR="001943D6" w:rsidRDefault="001943D6" w:rsidP="3B1E09C7">
      <w:pPr>
        <w:jc w:val="both"/>
        <w:rPr>
          <w:rFonts w:ascii="Times New Roman" w:eastAsia="Times New Roman" w:hAnsi="Times New Roman" w:cs="Times New Roman"/>
          <w:color w:val="000000" w:themeColor="text1"/>
          <w:sz w:val="24"/>
          <w:szCs w:val="24"/>
        </w:rPr>
      </w:pPr>
    </w:p>
    <w:p w14:paraId="6A124F63" w14:textId="537855E5" w:rsidR="3B1E09C7" w:rsidRDefault="7500CCF5" w:rsidP="3B1E09C7">
      <w:pPr>
        <w:jc w:val="both"/>
      </w:pPr>
      <w:r w:rsidRPr="7500CCF5">
        <w:rPr>
          <w:rFonts w:ascii="Times New Roman" w:eastAsia="Times New Roman" w:hAnsi="Times New Roman" w:cs="Times New Roman"/>
          <w:b/>
          <w:bCs/>
          <w:color w:val="0070C0"/>
          <w:sz w:val="24"/>
          <w:szCs w:val="24"/>
        </w:rPr>
        <w:t xml:space="preserve">5.3 Strategies for global control </w:t>
      </w:r>
    </w:p>
    <w:p w14:paraId="45BCFB96" w14:textId="3E8F953A" w:rsidR="001943D6" w:rsidRDefault="00144292" w:rsidP="4CB70E71">
      <w:pPr>
        <w:jc w:val="both"/>
        <w:rPr>
          <w:rFonts w:ascii="Times New Roman" w:eastAsia="Times New Roman" w:hAnsi="Times New Roman" w:cs="Times New Roman"/>
          <w:b/>
          <w:bCs/>
          <w:color w:val="0070C0"/>
          <w:sz w:val="24"/>
          <w:szCs w:val="24"/>
        </w:rPr>
      </w:pPr>
      <w:r>
        <w:rPr>
          <w:rFonts w:ascii="Times New Roman" w:eastAsia="Times New Roman" w:hAnsi="Times New Roman" w:cs="Times New Roman"/>
          <w:bCs/>
          <w:sz w:val="24"/>
          <w:szCs w:val="24"/>
        </w:rPr>
        <w:t>The system uses the combination of the event-driven control and threads.</w:t>
      </w:r>
    </w:p>
    <w:p w14:paraId="5A385A24" w14:textId="77777777" w:rsidR="001943D6" w:rsidRDefault="001943D6" w:rsidP="4CB70E71">
      <w:pPr>
        <w:jc w:val="both"/>
        <w:rPr>
          <w:rFonts w:ascii="Times New Roman" w:eastAsia="Times New Roman" w:hAnsi="Times New Roman" w:cs="Times New Roman"/>
          <w:b/>
          <w:bCs/>
          <w:color w:val="0070C0"/>
          <w:sz w:val="24"/>
          <w:szCs w:val="24"/>
        </w:rPr>
      </w:pPr>
    </w:p>
    <w:p w14:paraId="67B30485" w14:textId="69BB3E53" w:rsidR="3B1E09C7" w:rsidRDefault="4CB70E71" w:rsidP="4CB70E71">
      <w:pPr>
        <w:jc w:val="both"/>
        <w:rPr>
          <w:rFonts w:ascii="Times New Roman" w:eastAsia="Times New Roman" w:hAnsi="Times New Roman" w:cs="Times New Roman"/>
          <w:b/>
          <w:bCs/>
          <w:color w:val="0070C0"/>
          <w:sz w:val="24"/>
          <w:szCs w:val="24"/>
        </w:rPr>
      </w:pPr>
      <w:r w:rsidRPr="4CB70E71">
        <w:rPr>
          <w:rFonts w:ascii="Times New Roman" w:eastAsia="Times New Roman" w:hAnsi="Times New Roman" w:cs="Times New Roman"/>
          <w:b/>
          <w:bCs/>
          <w:color w:val="0070C0"/>
          <w:sz w:val="24"/>
          <w:szCs w:val="24"/>
        </w:rPr>
        <w:lastRenderedPageBreak/>
        <w:t xml:space="preserve">5.4 Boundary use case </w:t>
      </w:r>
    </w:p>
    <w:p w14:paraId="3E8B1431" w14:textId="17553D8B" w:rsidR="3B1E09C7" w:rsidRDefault="7500CCF5" w:rsidP="7500CCF5">
      <w:pPr>
        <w:jc w:val="both"/>
        <w:rPr>
          <w:rFonts w:ascii="Times New Roman" w:eastAsia="Times New Roman" w:hAnsi="Times New Roman" w:cs="Times New Roman"/>
          <w:b/>
          <w:bCs/>
          <w:color w:val="000000" w:themeColor="text1"/>
          <w:sz w:val="24"/>
          <w:szCs w:val="24"/>
        </w:rPr>
      </w:pPr>
      <w:r w:rsidRPr="7500CCF5">
        <w:rPr>
          <w:rFonts w:ascii="Times New Roman" w:eastAsia="Times New Roman" w:hAnsi="Times New Roman" w:cs="Times New Roman"/>
          <w:b/>
          <w:bCs/>
          <w:color w:val="000000" w:themeColor="text1"/>
          <w:sz w:val="24"/>
          <w:szCs w:val="24"/>
        </w:rPr>
        <w:t>Boundary use case of Configuration in online banking system</w:t>
      </w:r>
    </w:p>
    <w:tbl>
      <w:tblPr>
        <w:tblStyle w:val="PlainTable2"/>
        <w:tblW w:w="0" w:type="auto"/>
        <w:tblLook w:val="04A0" w:firstRow="1" w:lastRow="0" w:firstColumn="1" w:lastColumn="0" w:noHBand="0" w:noVBand="1"/>
      </w:tblPr>
      <w:tblGrid>
        <w:gridCol w:w="2955"/>
        <w:gridCol w:w="6405"/>
      </w:tblGrid>
      <w:tr w:rsidR="79A1E120" w14:paraId="7D555375" w14:textId="77777777" w:rsidTr="7CC5B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48B5E026" w14:textId="398BB273" w:rsidR="79A1E120" w:rsidRDefault="79A1E120" w:rsidP="79A1E120">
            <w:pPr>
              <w:rPr>
                <w:rFonts w:ascii="Times New Roman" w:eastAsia="Times New Roman" w:hAnsi="Times New Roman" w:cs="Times New Roman"/>
                <w:i/>
                <w:iCs/>
                <w:color w:val="000000" w:themeColor="text1"/>
                <w:sz w:val="24"/>
                <w:szCs w:val="24"/>
              </w:rPr>
            </w:pPr>
            <w:r w:rsidRPr="79A1E120">
              <w:rPr>
                <w:rFonts w:ascii="Times New Roman" w:eastAsia="Times New Roman" w:hAnsi="Times New Roman" w:cs="Times New Roman"/>
                <w:i/>
                <w:iCs/>
                <w:color w:val="000000" w:themeColor="text1"/>
                <w:sz w:val="24"/>
                <w:szCs w:val="24"/>
              </w:rPr>
              <w:t>Use case name</w:t>
            </w:r>
          </w:p>
        </w:tc>
        <w:tc>
          <w:tcPr>
            <w:tcW w:w="6405" w:type="dxa"/>
          </w:tcPr>
          <w:p w14:paraId="4573DF17" w14:textId="474928F4" w:rsidR="79A1E120" w:rsidRDefault="7CC5B521" w:rsidP="7CC5B52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7CC5B521">
              <w:rPr>
                <w:rFonts w:ascii="Times New Roman" w:eastAsia="Times New Roman" w:hAnsi="Times New Roman" w:cs="Times New Roman"/>
                <w:b w:val="0"/>
                <w:bCs w:val="0"/>
                <w:color w:val="000000" w:themeColor="text1"/>
                <w:sz w:val="24"/>
                <w:szCs w:val="24"/>
              </w:rPr>
              <w:t>ConfigureSystemForUsingDBs</w:t>
            </w:r>
            <w:proofErr w:type="spellEnd"/>
          </w:p>
        </w:tc>
      </w:tr>
      <w:tr w:rsidR="79A1E120" w14:paraId="51B3FB7D"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7EB9FD6B" w14:textId="5D9BD5C4" w:rsidR="79A1E120" w:rsidRDefault="79A1E120" w:rsidP="79A1E120">
            <w:pPr>
              <w:rPr>
                <w:rFonts w:ascii="Times New Roman" w:eastAsia="Times New Roman" w:hAnsi="Times New Roman" w:cs="Times New Roman"/>
                <w:i/>
                <w:iCs/>
                <w:color w:val="000000" w:themeColor="text1"/>
                <w:sz w:val="24"/>
                <w:szCs w:val="24"/>
              </w:rPr>
            </w:pPr>
            <w:r w:rsidRPr="79A1E120">
              <w:rPr>
                <w:rFonts w:ascii="Times New Roman" w:eastAsia="Times New Roman" w:hAnsi="Times New Roman" w:cs="Times New Roman"/>
                <w:i/>
                <w:iCs/>
                <w:color w:val="000000" w:themeColor="text1"/>
                <w:sz w:val="24"/>
                <w:szCs w:val="24"/>
              </w:rPr>
              <w:t>Participating Actor</w:t>
            </w:r>
          </w:p>
        </w:tc>
        <w:tc>
          <w:tcPr>
            <w:tcW w:w="6405" w:type="dxa"/>
          </w:tcPr>
          <w:p w14:paraId="55131660" w14:textId="4E9C8A21" w:rsidR="79A1E120" w:rsidRDefault="79A1E120" w:rsidP="79A1E1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79A1E120">
              <w:rPr>
                <w:rFonts w:ascii="Times New Roman" w:eastAsia="Times New Roman" w:hAnsi="Times New Roman" w:cs="Times New Roman"/>
                <w:color w:val="000000" w:themeColor="text1"/>
                <w:sz w:val="24"/>
                <w:szCs w:val="24"/>
              </w:rPr>
              <w:t>Initiated by Systems Admin</w:t>
            </w:r>
          </w:p>
        </w:tc>
      </w:tr>
      <w:tr w:rsidR="79A1E120" w14:paraId="2F853005"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30ABB1B9" w14:textId="12AD5C92" w:rsidR="79A1E120" w:rsidRDefault="79A1E120" w:rsidP="79A1E120">
            <w:pPr>
              <w:rPr>
                <w:rFonts w:ascii="Times New Roman" w:eastAsia="Times New Roman" w:hAnsi="Times New Roman" w:cs="Times New Roman"/>
                <w:i/>
                <w:iCs/>
                <w:color w:val="000000" w:themeColor="text1"/>
                <w:sz w:val="24"/>
                <w:szCs w:val="24"/>
              </w:rPr>
            </w:pPr>
            <w:r w:rsidRPr="79A1E120">
              <w:rPr>
                <w:rFonts w:ascii="Times New Roman" w:eastAsia="Times New Roman" w:hAnsi="Times New Roman" w:cs="Times New Roman"/>
                <w:i/>
                <w:iCs/>
                <w:color w:val="000000" w:themeColor="text1"/>
                <w:sz w:val="24"/>
                <w:szCs w:val="24"/>
              </w:rPr>
              <w:t xml:space="preserve">Flow of Events </w:t>
            </w:r>
          </w:p>
        </w:tc>
        <w:tc>
          <w:tcPr>
            <w:tcW w:w="6405" w:type="dxa"/>
          </w:tcPr>
          <w:p w14:paraId="4396521C" w14:textId="6FA786EA" w:rsidR="79A1E120" w:rsidRDefault="796F8611" w:rsidP="796F8611">
            <w:pPr>
              <w:spacing w:line="331" w:lineRule="exact"/>
              <w:jc w:val="both"/>
              <w:cnfStyle w:val="000000000000" w:firstRow="0" w:lastRow="0" w:firstColumn="0" w:lastColumn="0" w:oddVBand="0" w:evenVBand="0" w:oddHBand="0" w:evenHBand="0" w:firstRowFirstColumn="0" w:firstRowLastColumn="0" w:lastRowFirstColumn="0" w:lastRowLastColumn="0"/>
            </w:pPr>
            <w:r w:rsidRPr="796F8611">
              <w:rPr>
                <w:rFonts w:ascii="Times New Roman" w:eastAsia="Times New Roman" w:hAnsi="Times New Roman" w:cs="Times New Roman"/>
                <w:color w:val="000000" w:themeColor="text1"/>
                <w:sz w:val="24"/>
                <w:szCs w:val="24"/>
              </w:rPr>
              <w:t>1.A systems admin activates the "configure " Functionality.</w:t>
            </w:r>
          </w:p>
          <w:p w14:paraId="73D520B7" w14:textId="4FD89618" w:rsidR="79A1E120" w:rsidRDefault="796F8611" w:rsidP="796F8611">
            <w:pPr>
              <w:spacing w:line="331" w:lineRule="exact"/>
              <w:jc w:val="both"/>
              <w:cnfStyle w:val="000000000000" w:firstRow="0" w:lastRow="0" w:firstColumn="0" w:lastColumn="0" w:oddVBand="0" w:evenVBand="0" w:oddHBand="0" w:evenHBand="0" w:firstRowFirstColumn="0" w:firstRowLastColumn="0" w:lastRowFirstColumn="0" w:lastRowLastColumn="0"/>
            </w:pPr>
            <w:r w:rsidRPr="796F8611">
              <w:rPr>
                <w:rFonts w:ascii="Times New Roman" w:eastAsia="Times New Roman" w:hAnsi="Times New Roman" w:cs="Times New Roman"/>
                <w:color w:val="000000" w:themeColor="text1"/>
                <w:sz w:val="24"/>
                <w:szCs w:val="24"/>
              </w:rPr>
              <w:t>2.Choose configure DB option for the application.</w:t>
            </w:r>
          </w:p>
          <w:p w14:paraId="54B3319F" w14:textId="7AAECD3F" w:rsidR="79A1E120" w:rsidRDefault="796F8611" w:rsidP="796F8611">
            <w:pPr>
              <w:spacing w:line="331" w:lineRule="exact"/>
              <w:jc w:val="both"/>
              <w:cnfStyle w:val="000000000000" w:firstRow="0" w:lastRow="0" w:firstColumn="0" w:lastColumn="0" w:oddVBand="0" w:evenVBand="0" w:oddHBand="0" w:evenHBand="0" w:firstRowFirstColumn="0" w:firstRowLastColumn="0" w:lastRowFirstColumn="0" w:lastRowLastColumn="0"/>
            </w:pPr>
            <w:r w:rsidRPr="796F8611">
              <w:rPr>
                <w:rFonts w:ascii="Times New Roman" w:eastAsia="Times New Roman" w:hAnsi="Times New Roman" w:cs="Times New Roman"/>
                <w:color w:val="000000" w:themeColor="text1"/>
                <w:sz w:val="24"/>
                <w:szCs w:val="24"/>
              </w:rPr>
              <w:t>3.The system prompts the user to enter DB names.</w:t>
            </w:r>
          </w:p>
          <w:p w14:paraId="2A417CF7" w14:textId="6FD02028" w:rsidR="79A1E120" w:rsidRDefault="796F8611" w:rsidP="796F8611">
            <w:pPr>
              <w:spacing w:line="331" w:lineRule="exact"/>
              <w:jc w:val="both"/>
              <w:cnfStyle w:val="000000000000" w:firstRow="0" w:lastRow="0" w:firstColumn="0" w:lastColumn="0" w:oddVBand="0" w:evenVBand="0" w:oddHBand="0" w:evenHBand="0" w:firstRowFirstColumn="0" w:firstRowLastColumn="0" w:lastRowFirstColumn="0" w:lastRowLastColumn="0"/>
            </w:pPr>
            <w:r w:rsidRPr="796F8611">
              <w:rPr>
                <w:rFonts w:ascii="Times New Roman" w:eastAsia="Times New Roman" w:hAnsi="Times New Roman" w:cs="Times New Roman"/>
                <w:color w:val="000000" w:themeColor="text1"/>
                <w:sz w:val="24"/>
                <w:szCs w:val="24"/>
              </w:rPr>
              <w:t>4.The users enters DB names.</w:t>
            </w:r>
          </w:p>
          <w:p w14:paraId="2BBC988F" w14:textId="0CE98262" w:rsidR="79A1E120" w:rsidRDefault="796F8611" w:rsidP="796F8611">
            <w:pPr>
              <w:spacing w:line="331" w:lineRule="exact"/>
              <w:jc w:val="both"/>
              <w:cnfStyle w:val="000000000000" w:firstRow="0" w:lastRow="0" w:firstColumn="0" w:lastColumn="0" w:oddVBand="0" w:evenVBand="0" w:oddHBand="0" w:evenHBand="0" w:firstRowFirstColumn="0" w:firstRowLastColumn="0" w:lastRowFirstColumn="0" w:lastRowLastColumn="0"/>
            </w:pPr>
            <w:r w:rsidRPr="796F8611">
              <w:rPr>
                <w:rFonts w:ascii="Times New Roman" w:eastAsia="Times New Roman" w:hAnsi="Times New Roman" w:cs="Times New Roman"/>
                <w:color w:val="000000" w:themeColor="text1"/>
                <w:sz w:val="24"/>
                <w:szCs w:val="24"/>
              </w:rPr>
              <w:t>5.The system confirms the DB names.</w:t>
            </w:r>
          </w:p>
        </w:tc>
      </w:tr>
      <w:tr w:rsidR="79A1E120" w14:paraId="5EDFBED6"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7952A15C" w14:textId="5F07221C" w:rsidR="79A1E120" w:rsidRDefault="79A1E120" w:rsidP="79A1E120">
            <w:pPr>
              <w:rPr>
                <w:rFonts w:ascii="Times New Roman" w:eastAsia="Times New Roman" w:hAnsi="Times New Roman" w:cs="Times New Roman"/>
                <w:i/>
                <w:iCs/>
                <w:color w:val="000000" w:themeColor="text1"/>
                <w:sz w:val="24"/>
                <w:szCs w:val="24"/>
              </w:rPr>
            </w:pPr>
            <w:r w:rsidRPr="79A1E120">
              <w:rPr>
                <w:rFonts w:ascii="Times New Roman" w:eastAsia="Times New Roman" w:hAnsi="Times New Roman" w:cs="Times New Roman"/>
                <w:i/>
                <w:iCs/>
                <w:color w:val="000000" w:themeColor="text1"/>
                <w:sz w:val="24"/>
                <w:szCs w:val="24"/>
              </w:rPr>
              <w:t xml:space="preserve">Entry conditions </w:t>
            </w:r>
          </w:p>
        </w:tc>
        <w:tc>
          <w:tcPr>
            <w:tcW w:w="6405" w:type="dxa"/>
          </w:tcPr>
          <w:p w14:paraId="339455C3" w14:textId="257ECF69" w:rsidR="79A1E120" w:rsidRDefault="79A1E120">
            <w:pPr>
              <w:cnfStyle w:val="000000100000" w:firstRow="0" w:lastRow="0" w:firstColumn="0" w:lastColumn="0" w:oddVBand="0" w:evenVBand="0" w:oddHBand="1" w:evenHBand="0" w:firstRowFirstColumn="0" w:firstRowLastColumn="0" w:lastRowFirstColumn="0" w:lastRowLastColumn="0"/>
            </w:pPr>
            <w:r w:rsidRPr="79A1E120">
              <w:rPr>
                <w:rFonts w:ascii="Times New Roman" w:eastAsia="Times New Roman" w:hAnsi="Times New Roman" w:cs="Times New Roman"/>
                <w:color w:val="000000" w:themeColor="text1"/>
                <w:sz w:val="24"/>
                <w:szCs w:val="24"/>
              </w:rPr>
              <w:t>The admin has logged to the system.</w:t>
            </w:r>
          </w:p>
        </w:tc>
      </w:tr>
      <w:tr w:rsidR="79A1E120" w14:paraId="36FE6224" w14:textId="77777777" w:rsidTr="7CC5B521">
        <w:tc>
          <w:tcPr>
            <w:cnfStyle w:val="001000000000" w:firstRow="0" w:lastRow="0" w:firstColumn="1" w:lastColumn="0" w:oddVBand="0" w:evenVBand="0" w:oddHBand="0" w:evenHBand="0" w:firstRowFirstColumn="0" w:firstRowLastColumn="0" w:lastRowFirstColumn="0" w:lastRowLastColumn="0"/>
            <w:tcW w:w="2955" w:type="dxa"/>
          </w:tcPr>
          <w:p w14:paraId="7B9A7A05" w14:textId="42008C58" w:rsidR="79A1E120" w:rsidRDefault="79A1E120" w:rsidP="79A1E120">
            <w:pPr>
              <w:rPr>
                <w:rFonts w:ascii="Times New Roman" w:eastAsia="Times New Roman" w:hAnsi="Times New Roman" w:cs="Times New Roman"/>
                <w:i/>
                <w:iCs/>
                <w:color w:val="000000" w:themeColor="text1"/>
                <w:sz w:val="24"/>
                <w:szCs w:val="24"/>
              </w:rPr>
            </w:pPr>
            <w:r w:rsidRPr="79A1E120">
              <w:rPr>
                <w:rFonts w:ascii="Times New Roman" w:eastAsia="Times New Roman" w:hAnsi="Times New Roman" w:cs="Times New Roman"/>
                <w:i/>
                <w:iCs/>
                <w:color w:val="000000" w:themeColor="text1"/>
                <w:sz w:val="24"/>
                <w:szCs w:val="24"/>
              </w:rPr>
              <w:t>Exit conditions</w:t>
            </w:r>
          </w:p>
        </w:tc>
        <w:tc>
          <w:tcPr>
            <w:tcW w:w="6405" w:type="dxa"/>
          </w:tcPr>
          <w:p w14:paraId="7EB7CC06" w14:textId="3237F5C7" w:rsidR="79A1E120" w:rsidRDefault="796F8611" w:rsidP="796F86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796F8611">
              <w:rPr>
                <w:rFonts w:ascii="Times New Roman" w:eastAsia="Times New Roman" w:hAnsi="Times New Roman" w:cs="Times New Roman"/>
                <w:color w:val="000000" w:themeColor="text1"/>
                <w:sz w:val="24"/>
                <w:szCs w:val="24"/>
              </w:rPr>
              <w:t>The DBs are available for the system.</w:t>
            </w:r>
          </w:p>
        </w:tc>
      </w:tr>
      <w:tr w:rsidR="79A1E120" w14:paraId="2959A711" w14:textId="77777777" w:rsidTr="7CC5B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616599EF" w14:textId="7FFCF042" w:rsidR="79A1E120" w:rsidRDefault="79A1E120" w:rsidP="79A1E120">
            <w:pPr>
              <w:rPr>
                <w:rFonts w:ascii="Times New Roman" w:eastAsia="Times New Roman" w:hAnsi="Times New Roman" w:cs="Times New Roman"/>
                <w:i/>
                <w:iCs/>
                <w:color w:val="000000" w:themeColor="text1"/>
                <w:sz w:val="24"/>
                <w:szCs w:val="24"/>
              </w:rPr>
            </w:pPr>
            <w:r w:rsidRPr="79A1E120">
              <w:rPr>
                <w:rFonts w:ascii="Times New Roman" w:eastAsia="Times New Roman" w:hAnsi="Times New Roman" w:cs="Times New Roman"/>
                <w:i/>
                <w:iCs/>
                <w:color w:val="000000" w:themeColor="text1"/>
                <w:sz w:val="24"/>
                <w:szCs w:val="24"/>
              </w:rPr>
              <w:t>Quality Requirements</w:t>
            </w:r>
          </w:p>
        </w:tc>
        <w:tc>
          <w:tcPr>
            <w:tcW w:w="6405" w:type="dxa"/>
          </w:tcPr>
          <w:p w14:paraId="1D64BF6B" w14:textId="1C339CCB" w:rsidR="79A1E120" w:rsidRDefault="79A1E120" w:rsidP="79A1E12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bl>
    <w:p w14:paraId="32C70195" w14:textId="343948A3" w:rsidR="7500CCF5" w:rsidRDefault="7500CCF5" w:rsidP="7500CCF5">
      <w:pPr>
        <w:jc w:val="center"/>
        <w:rPr>
          <w:rFonts w:ascii="Times New Roman" w:eastAsia="Times New Roman" w:hAnsi="Times New Roman" w:cs="Times New Roman"/>
          <w:b/>
          <w:bCs/>
          <w:sz w:val="20"/>
          <w:szCs w:val="20"/>
        </w:rPr>
      </w:pPr>
      <w:r w:rsidRPr="7500CCF5">
        <w:rPr>
          <w:rFonts w:ascii="Times New Roman" w:eastAsia="Times New Roman" w:hAnsi="Times New Roman" w:cs="Times New Roman"/>
          <w:b/>
          <w:bCs/>
        </w:rPr>
        <w:t>[Table: 55 Boundary Use Case for configuration]</w:t>
      </w:r>
    </w:p>
    <w:p w14:paraId="24CDA458" w14:textId="71AABD3E" w:rsidR="7500CCF5" w:rsidRDefault="7500CCF5" w:rsidP="7500CCF5">
      <w:pPr>
        <w:jc w:val="both"/>
        <w:rPr>
          <w:rFonts w:ascii="Times New Roman" w:eastAsia="Times New Roman" w:hAnsi="Times New Roman" w:cs="Times New Roman"/>
          <w:b/>
          <w:bCs/>
          <w:color w:val="000000" w:themeColor="text1"/>
          <w:sz w:val="24"/>
          <w:szCs w:val="24"/>
        </w:rPr>
      </w:pPr>
    </w:p>
    <w:p w14:paraId="6BE032C1" w14:textId="731C6E2F" w:rsidR="3B1E09C7" w:rsidRDefault="3B1E09C7" w:rsidP="3B1E09C7">
      <w:pPr>
        <w:jc w:val="both"/>
      </w:pPr>
    </w:p>
    <w:p w14:paraId="301047EC" w14:textId="2FAE3C24" w:rsidR="3B1E09C7" w:rsidRDefault="3B1E09C7" w:rsidP="3B1E09C7">
      <w:pPr>
        <w:jc w:val="both"/>
      </w:pPr>
      <w:r>
        <w:br/>
      </w:r>
    </w:p>
    <w:p w14:paraId="29F6A1CF" w14:textId="3EA733F2" w:rsidR="1F728D65" w:rsidRDefault="1F728D65" w:rsidP="3B1E09C7">
      <w:pPr>
        <w:jc w:val="both"/>
        <w:rPr>
          <w:rFonts w:ascii="Times New Roman" w:eastAsia="Times New Roman" w:hAnsi="Times New Roman" w:cs="Times New Roman"/>
          <w:b/>
          <w:bCs/>
          <w:i/>
          <w:iCs/>
          <w:color w:val="C00000"/>
          <w:sz w:val="24"/>
          <w:szCs w:val="24"/>
          <w:u w:val="single"/>
        </w:rPr>
      </w:pPr>
    </w:p>
    <w:p w14:paraId="7878CDA4" w14:textId="57AA3A51" w:rsidR="59B985E8" w:rsidRDefault="3B1E09C7" w:rsidP="3B1E09C7">
      <w:pPr>
        <w:rPr>
          <w:rFonts w:ascii="Times New Roman" w:eastAsia="Times New Roman" w:hAnsi="Times New Roman" w:cs="Times New Roman"/>
          <w:sz w:val="24"/>
          <w:szCs w:val="24"/>
        </w:rPr>
      </w:pPr>
      <w:r w:rsidRPr="3B1E09C7">
        <w:rPr>
          <w:rFonts w:ascii="Times New Roman" w:eastAsia="Times New Roman" w:hAnsi="Times New Roman" w:cs="Times New Roman"/>
          <w:b/>
          <w:bCs/>
          <w:sz w:val="24"/>
          <w:szCs w:val="24"/>
        </w:rPr>
        <w:t xml:space="preserve">  </w:t>
      </w:r>
    </w:p>
    <w:p w14:paraId="258BCA65" w14:textId="04B2ACC9" w:rsidR="59B985E8" w:rsidRDefault="59B985E8" w:rsidP="59B985E8">
      <w:pPr>
        <w:rPr>
          <w:rFonts w:ascii="Times New Roman" w:eastAsia="Times New Roman" w:hAnsi="Times New Roman" w:cs="Times New Roman"/>
          <w:color w:val="000000" w:themeColor="text1"/>
          <w:sz w:val="24"/>
          <w:szCs w:val="24"/>
        </w:rPr>
      </w:pPr>
    </w:p>
    <w:p w14:paraId="52506755" w14:textId="4BB3277A" w:rsidR="59B985E8" w:rsidRDefault="59B985E8" w:rsidP="59B985E8">
      <w:pPr>
        <w:rPr>
          <w:rFonts w:ascii="Times New Roman" w:eastAsia="Times New Roman" w:hAnsi="Times New Roman" w:cs="Times New Roman"/>
          <w:color w:val="000000" w:themeColor="text1"/>
          <w:sz w:val="24"/>
          <w:szCs w:val="24"/>
        </w:rPr>
      </w:pPr>
    </w:p>
    <w:p w14:paraId="32FE4DAF" w14:textId="2369DF0C" w:rsidR="00421232" w:rsidRDefault="00421232" w:rsidP="59B985E8">
      <w:pPr>
        <w:rPr>
          <w:rFonts w:ascii="Times New Roman" w:eastAsia="Times New Roman" w:hAnsi="Times New Roman" w:cs="Times New Roman"/>
          <w:color w:val="000000" w:themeColor="text1"/>
          <w:sz w:val="24"/>
          <w:szCs w:val="24"/>
        </w:rPr>
      </w:pPr>
    </w:p>
    <w:p w14:paraId="2F9E8396" w14:textId="3C3B3E10" w:rsidR="00421232" w:rsidRDefault="00421232" w:rsidP="59B985E8">
      <w:pPr>
        <w:rPr>
          <w:rFonts w:ascii="Times New Roman" w:eastAsia="Times New Roman" w:hAnsi="Times New Roman" w:cs="Times New Roman"/>
          <w:color w:val="000000" w:themeColor="text1"/>
          <w:sz w:val="24"/>
          <w:szCs w:val="24"/>
        </w:rPr>
      </w:pPr>
    </w:p>
    <w:p w14:paraId="47C8B983" w14:textId="2FD35393" w:rsidR="00421232" w:rsidRDefault="00421232" w:rsidP="59B985E8">
      <w:pPr>
        <w:rPr>
          <w:rFonts w:ascii="Times New Roman" w:eastAsia="Times New Roman" w:hAnsi="Times New Roman" w:cs="Times New Roman"/>
          <w:color w:val="000000" w:themeColor="text1"/>
          <w:sz w:val="24"/>
          <w:szCs w:val="24"/>
        </w:rPr>
      </w:pPr>
    </w:p>
    <w:p w14:paraId="593A0099" w14:textId="5F8E023E" w:rsidR="00421232" w:rsidRDefault="00421232" w:rsidP="59B985E8">
      <w:pPr>
        <w:rPr>
          <w:rFonts w:ascii="Times New Roman" w:eastAsia="Times New Roman" w:hAnsi="Times New Roman" w:cs="Times New Roman"/>
          <w:color w:val="000000" w:themeColor="text1"/>
          <w:sz w:val="24"/>
          <w:szCs w:val="24"/>
        </w:rPr>
      </w:pPr>
    </w:p>
    <w:p w14:paraId="65F8E5C7" w14:textId="4ADEFC01" w:rsidR="00421232" w:rsidRDefault="00421232" w:rsidP="59B985E8">
      <w:pPr>
        <w:rPr>
          <w:rFonts w:ascii="Times New Roman" w:eastAsia="Times New Roman" w:hAnsi="Times New Roman" w:cs="Times New Roman"/>
          <w:color w:val="000000" w:themeColor="text1"/>
          <w:sz w:val="24"/>
          <w:szCs w:val="24"/>
        </w:rPr>
      </w:pPr>
    </w:p>
    <w:p w14:paraId="67769FFB" w14:textId="11C277D2" w:rsidR="00421232" w:rsidRDefault="00421232" w:rsidP="59B985E8">
      <w:pPr>
        <w:rPr>
          <w:rFonts w:ascii="Times New Roman" w:eastAsia="Times New Roman" w:hAnsi="Times New Roman" w:cs="Times New Roman"/>
          <w:color w:val="000000" w:themeColor="text1"/>
          <w:sz w:val="24"/>
          <w:szCs w:val="24"/>
        </w:rPr>
      </w:pPr>
    </w:p>
    <w:p w14:paraId="6C7B609F" w14:textId="649EE5A1" w:rsidR="00421232" w:rsidRDefault="00421232" w:rsidP="59B985E8">
      <w:pPr>
        <w:rPr>
          <w:rFonts w:ascii="Times New Roman" w:eastAsia="Times New Roman" w:hAnsi="Times New Roman" w:cs="Times New Roman"/>
          <w:color w:val="000000" w:themeColor="text1"/>
          <w:sz w:val="24"/>
          <w:szCs w:val="24"/>
        </w:rPr>
      </w:pPr>
    </w:p>
    <w:p w14:paraId="3EDC4F71" w14:textId="09F211A4" w:rsidR="00421232" w:rsidRDefault="00421232" w:rsidP="59B985E8">
      <w:pPr>
        <w:rPr>
          <w:rFonts w:ascii="Times New Roman" w:eastAsia="Times New Roman" w:hAnsi="Times New Roman" w:cs="Times New Roman"/>
          <w:color w:val="000000" w:themeColor="text1"/>
          <w:sz w:val="24"/>
          <w:szCs w:val="24"/>
        </w:rPr>
      </w:pPr>
    </w:p>
    <w:sectPr w:rsidR="00421232">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40667D" w14:textId="77777777" w:rsidR="00A20D21" w:rsidRDefault="00A20D21">
      <w:pPr>
        <w:spacing w:after="0" w:line="240" w:lineRule="auto"/>
      </w:pPr>
      <w:r>
        <w:separator/>
      </w:r>
    </w:p>
  </w:endnote>
  <w:endnote w:type="continuationSeparator" w:id="0">
    <w:p w14:paraId="738B4667" w14:textId="77777777" w:rsidR="00A20D21" w:rsidRDefault="00A20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28133F" w14:paraId="5E869A16" w14:textId="77777777" w:rsidTr="16014001">
      <w:tc>
        <w:tcPr>
          <w:tcW w:w="3120" w:type="dxa"/>
        </w:tcPr>
        <w:p w14:paraId="5D8F11C4" w14:textId="6D16F8C0" w:rsidR="0028133F" w:rsidRDefault="0028133F" w:rsidP="7500CCF5">
          <w:pPr>
            <w:pStyle w:val="Header"/>
            <w:ind w:left="-115"/>
          </w:pPr>
        </w:p>
      </w:tc>
      <w:tc>
        <w:tcPr>
          <w:tcW w:w="3120" w:type="dxa"/>
        </w:tcPr>
        <w:p w14:paraId="63A63209" w14:textId="165EF893" w:rsidR="0028133F" w:rsidRDefault="0028133F" w:rsidP="7500CCF5">
          <w:pPr>
            <w:pStyle w:val="Header"/>
            <w:jc w:val="center"/>
          </w:pPr>
        </w:p>
      </w:tc>
      <w:tc>
        <w:tcPr>
          <w:tcW w:w="3120" w:type="dxa"/>
        </w:tcPr>
        <w:p w14:paraId="5943B759" w14:textId="445F06E4" w:rsidR="0028133F" w:rsidRDefault="0028133F" w:rsidP="7500CCF5">
          <w:pPr>
            <w:pStyle w:val="Header"/>
            <w:ind w:right="-115"/>
            <w:jc w:val="right"/>
          </w:pPr>
          <w:r>
            <w:fldChar w:fldCharType="begin"/>
          </w:r>
          <w:r>
            <w:instrText>PAGE</w:instrText>
          </w:r>
          <w:r>
            <w:fldChar w:fldCharType="separate"/>
          </w:r>
          <w:r w:rsidR="00C23D42">
            <w:rPr>
              <w:noProof/>
            </w:rPr>
            <w:t>20</w:t>
          </w:r>
          <w:r>
            <w:fldChar w:fldCharType="end"/>
          </w:r>
        </w:p>
      </w:tc>
    </w:tr>
  </w:tbl>
  <w:p w14:paraId="2BE86699" w14:textId="3549EAD2" w:rsidR="0028133F" w:rsidRDefault="0028133F" w:rsidP="7500CC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84C0EE" w14:textId="77777777" w:rsidR="00A20D21" w:rsidRDefault="00A20D21">
      <w:pPr>
        <w:spacing w:after="0" w:line="240" w:lineRule="auto"/>
      </w:pPr>
      <w:r>
        <w:separator/>
      </w:r>
    </w:p>
  </w:footnote>
  <w:footnote w:type="continuationSeparator" w:id="0">
    <w:p w14:paraId="0308C71D" w14:textId="77777777" w:rsidR="00A20D21" w:rsidRDefault="00A20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28133F" w14:paraId="2B3BE111" w14:textId="77777777" w:rsidTr="7500CCF5">
      <w:tc>
        <w:tcPr>
          <w:tcW w:w="3120" w:type="dxa"/>
        </w:tcPr>
        <w:p w14:paraId="174E411D" w14:textId="72871850" w:rsidR="0028133F" w:rsidRDefault="0028133F" w:rsidP="7500CCF5">
          <w:pPr>
            <w:pStyle w:val="Header"/>
            <w:ind w:left="-115"/>
          </w:pPr>
        </w:p>
      </w:tc>
      <w:tc>
        <w:tcPr>
          <w:tcW w:w="3120" w:type="dxa"/>
        </w:tcPr>
        <w:p w14:paraId="712A3339" w14:textId="5EB2B053" w:rsidR="0028133F" w:rsidRDefault="0028133F" w:rsidP="7500CCF5">
          <w:pPr>
            <w:pStyle w:val="Header"/>
            <w:jc w:val="center"/>
          </w:pPr>
        </w:p>
      </w:tc>
      <w:tc>
        <w:tcPr>
          <w:tcW w:w="3120" w:type="dxa"/>
        </w:tcPr>
        <w:p w14:paraId="12E766CA" w14:textId="0D255D2E" w:rsidR="0028133F" w:rsidRDefault="0028133F" w:rsidP="7500CCF5">
          <w:pPr>
            <w:pStyle w:val="Header"/>
            <w:ind w:right="-115"/>
            <w:jc w:val="right"/>
          </w:pPr>
        </w:p>
      </w:tc>
    </w:tr>
  </w:tbl>
  <w:p w14:paraId="48F73957" w14:textId="2AB8AA00" w:rsidR="0028133F" w:rsidRDefault="0028133F" w:rsidP="7500CC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F6686"/>
    <w:multiLevelType w:val="hybridMultilevel"/>
    <w:tmpl w:val="05866448"/>
    <w:lvl w:ilvl="0" w:tplc="B48E34EE">
      <w:start w:val="1"/>
      <w:numFmt w:val="decimal"/>
      <w:lvlText w:val="%1."/>
      <w:lvlJc w:val="left"/>
      <w:pPr>
        <w:ind w:left="720" w:hanging="360"/>
      </w:pPr>
    </w:lvl>
    <w:lvl w:ilvl="1" w:tplc="D4D0B3B0">
      <w:start w:val="1"/>
      <w:numFmt w:val="lowerLetter"/>
      <w:lvlText w:val="%2."/>
      <w:lvlJc w:val="left"/>
      <w:pPr>
        <w:ind w:left="1440" w:hanging="360"/>
      </w:pPr>
    </w:lvl>
    <w:lvl w:ilvl="2" w:tplc="1C9254B0">
      <w:start w:val="1"/>
      <w:numFmt w:val="lowerRoman"/>
      <w:lvlText w:val="%3."/>
      <w:lvlJc w:val="right"/>
      <w:pPr>
        <w:ind w:left="2160" w:hanging="180"/>
      </w:pPr>
    </w:lvl>
    <w:lvl w:ilvl="3" w:tplc="4F665E6C">
      <w:start w:val="1"/>
      <w:numFmt w:val="decimal"/>
      <w:lvlText w:val="%4."/>
      <w:lvlJc w:val="left"/>
      <w:pPr>
        <w:ind w:left="2880" w:hanging="360"/>
      </w:pPr>
    </w:lvl>
    <w:lvl w:ilvl="4" w:tplc="AD6699E8">
      <w:start w:val="1"/>
      <w:numFmt w:val="lowerLetter"/>
      <w:lvlText w:val="%5."/>
      <w:lvlJc w:val="left"/>
      <w:pPr>
        <w:ind w:left="3600" w:hanging="360"/>
      </w:pPr>
    </w:lvl>
    <w:lvl w:ilvl="5" w:tplc="D5E425AA">
      <w:start w:val="1"/>
      <w:numFmt w:val="lowerRoman"/>
      <w:lvlText w:val="%6."/>
      <w:lvlJc w:val="right"/>
      <w:pPr>
        <w:ind w:left="4320" w:hanging="180"/>
      </w:pPr>
    </w:lvl>
    <w:lvl w:ilvl="6" w:tplc="780CC826">
      <w:start w:val="1"/>
      <w:numFmt w:val="decimal"/>
      <w:lvlText w:val="%7."/>
      <w:lvlJc w:val="left"/>
      <w:pPr>
        <w:ind w:left="5040" w:hanging="360"/>
      </w:pPr>
    </w:lvl>
    <w:lvl w:ilvl="7" w:tplc="DAE0673C">
      <w:start w:val="1"/>
      <w:numFmt w:val="lowerLetter"/>
      <w:lvlText w:val="%8."/>
      <w:lvlJc w:val="left"/>
      <w:pPr>
        <w:ind w:left="5760" w:hanging="360"/>
      </w:pPr>
    </w:lvl>
    <w:lvl w:ilvl="8" w:tplc="D7DE1804">
      <w:start w:val="1"/>
      <w:numFmt w:val="lowerRoman"/>
      <w:lvlText w:val="%9."/>
      <w:lvlJc w:val="right"/>
      <w:pPr>
        <w:ind w:left="6480" w:hanging="180"/>
      </w:pPr>
    </w:lvl>
  </w:abstractNum>
  <w:abstractNum w:abstractNumId="1" w15:restartNumberingAfterBreak="0">
    <w:nsid w:val="07742D40"/>
    <w:multiLevelType w:val="hybridMultilevel"/>
    <w:tmpl w:val="58DEC77C"/>
    <w:lvl w:ilvl="0" w:tplc="5E36C7D6">
      <w:start w:val="1"/>
      <w:numFmt w:val="decimal"/>
      <w:lvlText w:val="%1."/>
      <w:lvlJc w:val="left"/>
      <w:pPr>
        <w:ind w:left="720" w:hanging="360"/>
      </w:pPr>
    </w:lvl>
    <w:lvl w:ilvl="1" w:tplc="E0B04822">
      <w:start w:val="1"/>
      <w:numFmt w:val="lowerLetter"/>
      <w:lvlText w:val="%2."/>
      <w:lvlJc w:val="left"/>
      <w:pPr>
        <w:ind w:left="1440" w:hanging="360"/>
      </w:pPr>
    </w:lvl>
    <w:lvl w:ilvl="2" w:tplc="A2763AD0">
      <w:start w:val="1"/>
      <w:numFmt w:val="lowerRoman"/>
      <w:lvlText w:val="%3."/>
      <w:lvlJc w:val="right"/>
      <w:pPr>
        <w:ind w:left="2160" w:hanging="180"/>
      </w:pPr>
    </w:lvl>
    <w:lvl w:ilvl="3" w:tplc="9D7E72E4">
      <w:start w:val="1"/>
      <w:numFmt w:val="decimal"/>
      <w:lvlText w:val="%4."/>
      <w:lvlJc w:val="left"/>
      <w:pPr>
        <w:ind w:left="2880" w:hanging="360"/>
      </w:pPr>
    </w:lvl>
    <w:lvl w:ilvl="4" w:tplc="07744034">
      <w:start w:val="1"/>
      <w:numFmt w:val="lowerLetter"/>
      <w:lvlText w:val="%5."/>
      <w:lvlJc w:val="left"/>
      <w:pPr>
        <w:ind w:left="3600" w:hanging="360"/>
      </w:pPr>
    </w:lvl>
    <w:lvl w:ilvl="5" w:tplc="61A45288">
      <w:start w:val="1"/>
      <w:numFmt w:val="lowerRoman"/>
      <w:lvlText w:val="%6."/>
      <w:lvlJc w:val="right"/>
      <w:pPr>
        <w:ind w:left="4320" w:hanging="180"/>
      </w:pPr>
    </w:lvl>
    <w:lvl w:ilvl="6" w:tplc="85B878AA">
      <w:start w:val="1"/>
      <w:numFmt w:val="decimal"/>
      <w:lvlText w:val="%7."/>
      <w:lvlJc w:val="left"/>
      <w:pPr>
        <w:ind w:left="5040" w:hanging="360"/>
      </w:pPr>
    </w:lvl>
    <w:lvl w:ilvl="7" w:tplc="80EA2604">
      <w:start w:val="1"/>
      <w:numFmt w:val="lowerLetter"/>
      <w:lvlText w:val="%8."/>
      <w:lvlJc w:val="left"/>
      <w:pPr>
        <w:ind w:left="5760" w:hanging="360"/>
      </w:pPr>
    </w:lvl>
    <w:lvl w:ilvl="8" w:tplc="C6867FC0">
      <w:start w:val="1"/>
      <w:numFmt w:val="lowerRoman"/>
      <w:lvlText w:val="%9."/>
      <w:lvlJc w:val="right"/>
      <w:pPr>
        <w:ind w:left="6480" w:hanging="180"/>
      </w:pPr>
    </w:lvl>
  </w:abstractNum>
  <w:abstractNum w:abstractNumId="2" w15:restartNumberingAfterBreak="0">
    <w:nsid w:val="089E3ABD"/>
    <w:multiLevelType w:val="hybridMultilevel"/>
    <w:tmpl w:val="6DFAA184"/>
    <w:lvl w:ilvl="0" w:tplc="D1FA1D5C">
      <w:start w:val="1"/>
      <w:numFmt w:val="decimal"/>
      <w:lvlText w:val="%1."/>
      <w:lvlJc w:val="left"/>
      <w:pPr>
        <w:ind w:left="720" w:hanging="360"/>
      </w:pPr>
    </w:lvl>
    <w:lvl w:ilvl="1" w:tplc="D3DE79CC">
      <w:start w:val="1"/>
      <w:numFmt w:val="lowerLetter"/>
      <w:lvlText w:val="%2."/>
      <w:lvlJc w:val="left"/>
      <w:pPr>
        <w:ind w:left="1440" w:hanging="360"/>
      </w:pPr>
    </w:lvl>
    <w:lvl w:ilvl="2" w:tplc="EDCA1532">
      <w:start w:val="1"/>
      <w:numFmt w:val="lowerRoman"/>
      <w:lvlText w:val="%3."/>
      <w:lvlJc w:val="right"/>
      <w:pPr>
        <w:ind w:left="2160" w:hanging="180"/>
      </w:pPr>
    </w:lvl>
    <w:lvl w:ilvl="3" w:tplc="8D2690BE">
      <w:start w:val="1"/>
      <w:numFmt w:val="decimal"/>
      <w:lvlText w:val="%4."/>
      <w:lvlJc w:val="left"/>
      <w:pPr>
        <w:ind w:left="2880" w:hanging="360"/>
      </w:pPr>
    </w:lvl>
    <w:lvl w:ilvl="4" w:tplc="4FDE6B02">
      <w:start w:val="1"/>
      <w:numFmt w:val="lowerLetter"/>
      <w:lvlText w:val="%5."/>
      <w:lvlJc w:val="left"/>
      <w:pPr>
        <w:ind w:left="3600" w:hanging="360"/>
      </w:pPr>
    </w:lvl>
    <w:lvl w:ilvl="5" w:tplc="A0FA1C8C">
      <w:start w:val="1"/>
      <w:numFmt w:val="lowerRoman"/>
      <w:lvlText w:val="%6."/>
      <w:lvlJc w:val="right"/>
      <w:pPr>
        <w:ind w:left="4320" w:hanging="180"/>
      </w:pPr>
    </w:lvl>
    <w:lvl w:ilvl="6" w:tplc="B17457C4">
      <w:start w:val="1"/>
      <w:numFmt w:val="decimal"/>
      <w:lvlText w:val="%7."/>
      <w:lvlJc w:val="left"/>
      <w:pPr>
        <w:ind w:left="5040" w:hanging="360"/>
      </w:pPr>
    </w:lvl>
    <w:lvl w:ilvl="7" w:tplc="61F450E2">
      <w:start w:val="1"/>
      <w:numFmt w:val="lowerLetter"/>
      <w:lvlText w:val="%8."/>
      <w:lvlJc w:val="left"/>
      <w:pPr>
        <w:ind w:left="5760" w:hanging="360"/>
      </w:pPr>
    </w:lvl>
    <w:lvl w:ilvl="8" w:tplc="7E84FBEE">
      <w:start w:val="1"/>
      <w:numFmt w:val="lowerRoman"/>
      <w:lvlText w:val="%9."/>
      <w:lvlJc w:val="right"/>
      <w:pPr>
        <w:ind w:left="6480" w:hanging="180"/>
      </w:pPr>
    </w:lvl>
  </w:abstractNum>
  <w:abstractNum w:abstractNumId="3" w15:restartNumberingAfterBreak="0">
    <w:nsid w:val="0D62094E"/>
    <w:multiLevelType w:val="hybridMultilevel"/>
    <w:tmpl w:val="3B56A51C"/>
    <w:lvl w:ilvl="0" w:tplc="D29AFEF6">
      <w:start w:val="1"/>
      <w:numFmt w:val="decimal"/>
      <w:lvlText w:val="%1."/>
      <w:lvlJc w:val="left"/>
      <w:pPr>
        <w:ind w:left="720" w:hanging="360"/>
      </w:pPr>
    </w:lvl>
    <w:lvl w:ilvl="1" w:tplc="B964E0F2">
      <w:start w:val="1"/>
      <w:numFmt w:val="lowerLetter"/>
      <w:lvlText w:val="%2."/>
      <w:lvlJc w:val="left"/>
      <w:pPr>
        <w:ind w:left="1440" w:hanging="360"/>
      </w:pPr>
    </w:lvl>
    <w:lvl w:ilvl="2" w:tplc="5574AF50">
      <w:start w:val="1"/>
      <w:numFmt w:val="lowerRoman"/>
      <w:lvlText w:val="%3."/>
      <w:lvlJc w:val="right"/>
      <w:pPr>
        <w:ind w:left="2160" w:hanging="180"/>
      </w:pPr>
    </w:lvl>
    <w:lvl w:ilvl="3" w:tplc="2998F674">
      <w:start w:val="1"/>
      <w:numFmt w:val="decimal"/>
      <w:lvlText w:val="%4."/>
      <w:lvlJc w:val="left"/>
      <w:pPr>
        <w:ind w:left="2880" w:hanging="360"/>
      </w:pPr>
    </w:lvl>
    <w:lvl w:ilvl="4" w:tplc="6C92B7B6">
      <w:start w:val="1"/>
      <w:numFmt w:val="lowerLetter"/>
      <w:lvlText w:val="%5."/>
      <w:lvlJc w:val="left"/>
      <w:pPr>
        <w:ind w:left="3600" w:hanging="360"/>
      </w:pPr>
    </w:lvl>
    <w:lvl w:ilvl="5" w:tplc="5AFA8F54">
      <w:start w:val="1"/>
      <w:numFmt w:val="lowerRoman"/>
      <w:lvlText w:val="%6."/>
      <w:lvlJc w:val="right"/>
      <w:pPr>
        <w:ind w:left="4320" w:hanging="180"/>
      </w:pPr>
    </w:lvl>
    <w:lvl w:ilvl="6" w:tplc="05CA742A">
      <w:start w:val="1"/>
      <w:numFmt w:val="decimal"/>
      <w:lvlText w:val="%7."/>
      <w:lvlJc w:val="left"/>
      <w:pPr>
        <w:ind w:left="5040" w:hanging="360"/>
      </w:pPr>
    </w:lvl>
    <w:lvl w:ilvl="7" w:tplc="01D2414C">
      <w:start w:val="1"/>
      <w:numFmt w:val="lowerLetter"/>
      <w:lvlText w:val="%8."/>
      <w:lvlJc w:val="left"/>
      <w:pPr>
        <w:ind w:left="5760" w:hanging="360"/>
      </w:pPr>
    </w:lvl>
    <w:lvl w:ilvl="8" w:tplc="5A0880B2">
      <w:start w:val="1"/>
      <w:numFmt w:val="lowerRoman"/>
      <w:lvlText w:val="%9."/>
      <w:lvlJc w:val="right"/>
      <w:pPr>
        <w:ind w:left="6480" w:hanging="180"/>
      </w:pPr>
    </w:lvl>
  </w:abstractNum>
  <w:abstractNum w:abstractNumId="4" w15:restartNumberingAfterBreak="0">
    <w:nsid w:val="0DBF046C"/>
    <w:multiLevelType w:val="hybridMultilevel"/>
    <w:tmpl w:val="A1F6DEA4"/>
    <w:lvl w:ilvl="0" w:tplc="CEDA4070">
      <w:start w:val="1"/>
      <w:numFmt w:val="decimal"/>
      <w:lvlText w:val="%1."/>
      <w:lvlJc w:val="left"/>
      <w:pPr>
        <w:ind w:left="720" w:hanging="360"/>
      </w:pPr>
    </w:lvl>
    <w:lvl w:ilvl="1" w:tplc="9B160418">
      <w:start w:val="1"/>
      <w:numFmt w:val="lowerLetter"/>
      <w:lvlText w:val="%2."/>
      <w:lvlJc w:val="left"/>
      <w:pPr>
        <w:ind w:left="1440" w:hanging="360"/>
      </w:pPr>
    </w:lvl>
    <w:lvl w:ilvl="2" w:tplc="63F4E978">
      <w:start w:val="1"/>
      <w:numFmt w:val="lowerRoman"/>
      <w:lvlText w:val="%3."/>
      <w:lvlJc w:val="right"/>
      <w:pPr>
        <w:ind w:left="2160" w:hanging="180"/>
      </w:pPr>
    </w:lvl>
    <w:lvl w:ilvl="3" w:tplc="3B0A6214">
      <w:start w:val="1"/>
      <w:numFmt w:val="decimal"/>
      <w:lvlText w:val="%4."/>
      <w:lvlJc w:val="left"/>
      <w:pPr>
        <w:ind w:left="2880" w:hanging="360"/>
      </w:pPr>
    </w:lvl>
    <w:lvl w:ilvl="4" w:tplc="F980582A">
      <w:start w:val="1"/>
      <w:numFmt w:val="lowerLetter"/>
      <w:lvlText w:val="%5."/>
      <w:lvlJc w:val="left"/>
      <w:pPr>
        <w:ind w:left="3600" w:hanging="360"/>
      </w:pPr>
    </w:lvl>
    <w:lvl w:ilvl="5" w:tplc="A73C1524">
      <w:start w:val="1"/>
      <w:numFmt w:val="lowerRoman"/>
      <w:lvlText w:val="%6."/>
      <w:lvlJc w:val="right"/>
      <w:pPr>
        <w:ind w:left="4320" w:hanging="180"/>
      </w:pPr>
    </w:lvl>
    <w:lvl w:ilvl="6" w:tplc="43B4E514">
      <w:start w:val="1"/>
      <w:numFmt w:val="decimal"/>
      <w:lvlText w:val="%7."/>
      <w:lvlJc w:val="left"/>
      <w:pPr>
        <w:ind w:left="5040" w:hanging="360"/>
      </w:pPr>
    </w:lvl>
    <w:lvl w:ilvl="7" w:tplc="F466B640">
      <w:start w:val="1"/>
      <w:numFmt w:val="lowerLetter"/>
      <w:lvlText w:val="%8."/>
      <w:lvlJc w:val="left"/>
      <w:pPr>
        <w:ind w:left="5760" w:hanging="360"/>
      </w:pPr>
    </w:lvl>
    <w:lvl w:ilvl="8" w:tplc="34F2913E">
      <w:start w:val="1"/>
      <w:numFmt w:val="lowerRoman"/>
      <w:lvlText w:val="%9."/>
      <w:lvlJc w:val="right"/>
      <w:pPr>
        <w:ind w:left="6480" w:hanging="180"/>
      </w:pPr>
    </w:lvl>
  </w:abstractNum>
  <w:abstractNum w:abstractNumId="5" w15:restartNumberingAfterBreak="0">
    <w:nsid w:val="0ED06B09"/>
    <w:multiLevelType w:val="hybridMultilevel"/>
    <w:tmpl w:val="25A227FA"/>
    <w:lvl w:ilvl="0" w:tplc="11C4DCB8">
      <w:start w:val="1"/>
      <w:numFmt w:val="decimal"/>
      <w:lvlText w:val="%1."/>
      <w:lvlJc w:val="left"/>
      <w:pPr>
        <w:ind w:left="720" w:hanging="360"/>
      </w:pPr>
    </w:lvl>
    <w:lvl w:ilvl="1" w:tplc="1E609DBC">
      <w:start w:val="1"/>
      <w:numFmt w:val="lowerLetter"/>
      <w:lvlText w:val="%2."/>
      <w:lvlJc w:val="left"/>
      <w:pPr>
        <w:ind w:left="1440" w:hanging="360"/>
      </w:pPr>
    </w:lvl>
    <w:lvl w:ilvl="2" w:tplc="B74687B4">
      <w:start w:val="1"/>
      <w:numFmt w:val="lowerRoman"/>
      <w:lvlText w:val="%3."/>
      <w:lvlJc w:val="right"/>
      <w:pPr>
        <w:ind w:left="2160" w:hanging="180"/>
      </w:pPr>
    </w:lvl>
    <w:lvl w:ilvl="3" w:tplc="7CE01560">
      <w:start w:val="1"/>
      <w:numFmt w:val="decimal"/>
      <w:lvlText w:val="%4."/>
      <w:lvlJc w:val="left"/>
      <w:pPr>
        <w:ind w:left="2880" w:hanging="360"/>
      </w:pPr>
    </w:lvl>
    <w:lvl w:ilvl="4" w:tplc="4B1A7D9C">
      <w:start w:val="1"/>
      <w:numFmt w:val="lowerLetter"/>
      <w:lvlText w:val="%5."/>
      <w:lvlJc w:val="left"/>
      <w:pPr>
        <w:ind w:left="3600" w:hanging="360"/>
      </w:pPr>
    </w:lvl>
    <w:lvl w:ilvl="5" w:tplc="51A6E39A">
      <w:start w:val="1"/>
      <w:numFmt w:val="lowerRoman"/>
      <w:lvlText w:val="%6."/>
      <w:lvlJc w:val="right"/>
      <w:pPr>
        <w:ind w:left="4320" w:hanging="180"/>
      </w:pPr>
    </w:lvl>
    <w:lvl w:ilvl="6" w:tplc="2BE8C1EE">
      <w:start w:val="1"/>
      <w:numFmt w:val="decimal"/>
      <w:lvlText w:val="%7."/>
      <w:lvlJc w:val="left"/>
      <w:pPr>
        <w:ind w:left="5040" w:hanging="360"/>
      </w:pPr>
    </w:lvl>
    <w:lvl w:ilvl="7" w:tplc="7D162AA6">
      <w:start w:val="1"/>
      <w:numFmt w:val="lowerLetter"/>
      <w:lvlText w:val="%8."/>
      <w:lvlJc w:val="left"/>
      <w:pPr>
        <w:ind w:left="5760" w:hanging="360"/>
      </w:pPr>
    </w:lvl>
    <w:lvl w:ilvl="8" w:tplc="7610B170">
      <w:start w:val="1"/>
      <w:numFmt w:val="lowerRoman"/>
      <w:lvlText w:val="%9."/>
      <w:lvlJc w:val="right"/>
      <w:pPr>
        <w:ind w:left="6480" w:hanging="180"/>
      </w:pPr>
    </w:lvl>
  </w:abstractNum>
  <w:abstractNum w:abstractNumId="6" w15:restartNumberingAfterBreak="0">
    <w:nsid w:val="11A50A7E"/>
    <w:multiLevelType w:val="hybridMultilevel"/>
    <w:tmpl w:val="8520BB5E"/>
    <w:lvl w:ilvl="0" w:tplc="A4F017E8">
      <w:start w:val="1"/>
      <w:numFmt w:val="decimal"/>
      <w:lvlText w:val="%1."/>
      <w:lvlJc w:val="left"/>
      <w:pPr>
        <w:ind w:left="720" w:hanging="360"/>
      </w:pPr>
    </w:lvl>
    <w:lvl w:ilvl="1" w:tplc="740A480E">
      <w:start w:val="1"/>
      <w:numFmt w:val="lowerLetter"/>
      <w:lvlText w:val="%2."/>
      <w:lvlJc w:val="left"/>
      <w:pPr>
        <w:ind w:left="1440" w:hanging="360"/>
      </w:pPr>
    </w:lvl>
    <w:lvl w:ilvl="2" w:tplc="C9B002C4">
      <w:start w:val="1"/>
      <w:numFmt w:val="lowerRoman"/>
      <w:lvlText w:val="%3."/>
      <w:lvlJc w:val="right"/>
      <w:pPr>
        <w:ind w:left="2160" w:hanging="180"/>
      </w:pPr>
    </w:lvl>
    <w:lvl w:ilvl="3" w:tplc="63EE363A">
      <w:start w:val="1"/>
      <w:numFmt w:val="decimal"/>
      <w:lvlText w:val="%4."/>
      <w:lvlJc w:val="left"/>
      <w:pPr>
        <w:ind w:left="2880" w:hanging="360"/>
      </w:pPr>
    </w:lvl>
    <w:lvl w:ilvl="4" w:tplc="D9FC541A">
      <w:start w:val="1"/>
      <w:numFmt w:val="lowerLetter"/>
      <w:lvlText w:val="%5."/>
      <w:lvlJc w:val="left"/>
      <w:pPr>
        <w:ind w:left="3600" w:hanging="360"/>
      </w:pPr>
    </w:lvl>
    <w:lvl w:ilvl="5" w:tplc="C74AE132">
      <w:start w:val="1"/>
      <w:numFmt w:val="lowerRoman"/>
      <w:lvlText w:val="%6."/>
      <w:lvlJc w:val="right"/>
      <w:pPr>
        <w:ind w:left="4320" w:hanging="180"/>
      </w:pPr>
    </w:lvl>
    <w:lvl w:ilvl="6" w:tplc="FD78A360">
      <w:start w:val="1"/>
      <w:numFmt w:val="decimal"/>
      <w:lvlText w:val="%7."/>
      <w:lvlJc w:val="left"/>
      <w:pPr>
        <w:ind w:left="5040" w:hanging="360"/>
      </w:pPr>
    </w:lvl>
    <w:lvl w:ilvl="7" w:tplc="48EAB0A8">
      <w:start w:val="1"/>
      <w:numFmt w:val="lowerLetter"/>
      <w:lvlText w:val="%8."/>
      <w:lvlJc w:val="left"/>
      <w:pPr>
        <w:ind w:left="5760" w:hanging="360"/>
      </w:pPr>
    </w:lvl>
    <w:lvl w:ilvl="8" w:tplc="C4BAAFD6">
      <w:start w:val="1"/>
      <w:numFmt w:val="lowerRoman"/>
      <w:lvlText w:val="%9."/>
      <w:lvlJc w:val="right"/>
      <w:pPr>
        <w:ind w:left="6480" w:hanging="180"/>
      </w:pPr>
    </w:lvl>
  </w:abstractNum>
  <w:abstractNum w:abstractNumId="7" w15:restartNumberingAfterBreak="0">
    <w:nsid w:val="192F66DF"/>
    <w:multiLevelType w:val="hybridMultilevel"/>
    <w:tmpl w:val="9D987D22"/>
    <w:lvl w:ilvl="0" w:tplc="DDC4564C">
      <w:start w:val="1"/>
      <w:numFmt w:val="decimal"/>
      <w:lvlText w:val="%1."/>
      <w:lvlJc w:val="left"/>
      <w:pPr>
        <w:ind w:left="720" w:hanging="360"/>
      </w:pPr>
    </w:lvl>
    <w:lvl w:ilvl="1" w:tplc="2500E56C">
      <w:start w:val="1"/>
      <w:numFmt w:val="lowerLetter"/>
      <w:lvlText w:val="%2."/>
      <w:lvlJc w:val="left"/>
      <w:pPr>
        <w:ind w:left="1440" w:hanging="360"/>
      </w:pPr>
    </w:lvl>
    <w:lvl w:ilvl="2" w:tplc="DE62F372">
      <w:start w:val="1"/>
      <w:numFmt w:val="lowerRoman"/>
      <w:lvlText w:val="%3."/>
      <w:lvlJc w:val="right"/>
      <w:pPr>
        <w:ind w:left="2160" w:hanging="180"/>
      </w:pPr>
    </w:lvl>
    <w:lvl w:ilvl="3" w:tplc="24509AE6">
      <w:start w:val="1"/>
      <w:numFmt w:val="decimal"/>
      <w:lvlText w:val="%4."/>
      <w:lvlJc w:val="left"/>
      <w:pPr>
        <w:ind w:left="2880" w:hanging="360"/>
      </w:pPr>
    </w:lvl>
    <w:lvl w:ilvl="4" w:tplc="E8E88EE2">
      <w:start w:val="1"/>
      <w:numFmt w:val="lowerLetter"/>
      <w:lvlText w:val="%5."/>
      <w:lvlJc w:val="left"/>
      <w:pPr>
        <w:ind w:left="3600" w:hanging="360"/>
      </w:pPr>
    </w:lvl>
    <w:lvl w:ilvl="5" w:tplc="EA3EE0B4">
      <w:start w:val="1"/>
      <w:numFmt w:val="lowerRoman"/>
      <w:lvlText w:val="%6."/>
      <w:lvlJc w:val="right"/>
      <w:pPr>
        <w:ind w:left="4320" w:hanging="180"/>
      </w:pPr>
    </w:lvl>
    <w:lvl w:ilvl="6" w:tplc="DD3027D4">
      <w:start w:val="1"/>
      <w:numFmt w:val="decimal"/>
      <w:lvlText w:val="%7."/>
      <w:lvlJc w:val="left"/>
      <w:pPr>
        <w:ind w:left="5040" w:hanging="360"/>
      </w:pPr>
    </w:lvl>
    <w:lvl w:ilvl="7" w:tplc="6BA2C1BC">
      <w:start w:val="1"/>
      <w:numFmt w:val="lowerLetter"/>
      <w:lvlText w:val="%8."/>
      <w:lvlJc w:val="left"/>
      <w:pPr>
        <w:ind w:left="5760" w:hanging="360"/>
      </w:pPr>
    </w:lvl>
    <w:lvl w:ilvl="8" w:tplc="EC16B324">
      <w:start w:val="1"/>
      <w:numFmt w:val="lowerRoman"/>
      <w:lvlText w:val="%9."/>
      <w:lvlJc w:val="right"/>
      <w:pPr>
        <w:ind w:left="6480" w:hanging="180"/>
      </w:pPr>
    </w:lvl>
  </w:abstractNum>
  <w:abstractNum w:abstractNumId="8" w15:restartNumberingAfterBreak="0">
    <w:nsid w:val="23577F54"/>
    <w:multiLevelType w:val="hybridMultilevel"/>
    <w:tmpl w:val="FD80B162"/>
    <w:lvl w:ilvl="0" w:tplc="73889778">
      <w:start w:val="1"/>
      <w:numFmt w:val="decimal"/>
      <w:lvlText w:val="%1."/>
      <w:lvlJc w:val="left"/>
      <w:pPr>
        <w:ind w:left="720" w:hanging="360"/>
      </w:pPr>
    </w:lvl>
    <w:lvl w:ilvl="1" w:tplc="817A9ED8">
      <w:start w:val="1"/>
      <w:numFmt w:val="lowerLetter"/>
      <w:lvlText w:val="%2."/>
      <w:lvlJc w:val="left"/>
      <w:pPr>
        <w:ind w:left="1440" w:hanging="360"/>
      </w:pPr>
    </w:lvl>
    <w:lvl w:ilvl="2" w:tplc="542EF5AE">
      <w:start w:val="1"/>
      <w:numFmt w:val="lowerRoman"/>
      <w:lvlText w:val="%3."/>
      <w:lvlJc w:val="right"/>
      <w:pPr>
        <w:ind w:left="2160" w:hanging="180"/>
      </w:pPr>
    </w:lvl>
    <w:lvl w:ilvl="3" w:tplc="BCCC7982">
      <w:start w:val="1"/>
      <w:numFmt w:val="decimal"/>
      <w:lvlText w:val="%4."/>
      <w:lvlJc w:val="left"/>
      <w:pPr>
        <w:ind w:left="2880" w:hanging="360"/>
      </w:pPr>
    </w:lvl>
    <w:lvl w:ilvl="4" w:tplc="0DD27CD4">
      <w:start w:val="1"/>
      <w:numFmt w:val="lowerLetter"/>
      <w:lvlText w:val="%5."/>
      <w:lvlJc w:val="left"/>
      <w:pPr>
        <w:ind w:left="3600" w:hanging="360"/>
      </w:pPr>
    </w:lvl>
    <w:lvl w:ilvl="5" w:tplc="4050CED6">
      <w:start w:val="1"/>
      <w:numFmt w:val="lowerRoman"/>
      <w:lvlText w:val="%6."/>
      <w:lvlJc w:val="right"/>
      <w:pPr>
        <w:ind w:left="4320" w:hanging="180"/>
      </w:pPr>
    </w:lvl>
    <w:lvl w:ilvl="6" w:tplc="7722B1BC">
      <w:start w:val="1"/>
      <w:numFmt w:val="decimal"/>
      <w:lvlText w:val="%7."/>
      <w:lvlJc w:val="left"/>
      <w:pPr>
        <w:ind w:left="5040" w:hanging="360"/>
      </w:pPr>
    </w:lvl>
    <w:lvl w:ilvl="7" w:tplc="305E076A">
      <w:start w:val="1"/>
      <w:numFmt w:val="lowerLetter"/>
      <w:lvlText w:val="%8."/>
      <w:lvlJc w:val="left"/>
      <w:pPr>
        <w:ind w:left="5760" w:hanging="360"/>
      </w:pPr>
    </w:lvl>
    <w:lvl w:ilvl="8" w:tplc="BBDEDE0E">
      <w:start w:val="1"/>
      <w:numFmt w:val="lowerRoman"/>
      <w:lvlText w:val="%9."/>
      <w:lvlJc w:val="right"/>
      <w:pPr>
        <w:ind w:left="6480" w:hanging="180"/>
      </w:pPr>
    </w:lvl>
  </w:abstractNum>
  <w:abstractNum w:abstractNumId="9" w15:restartNumberingAfterBreak="0">
    <w:nsid w:val="23B75732"/>
    <w:multiLevelType w:val="hybridMultilevel"/>
    <w:tmpl w:val="9E96869A"/>
    <w:lvl w:ilvl="0" w:tplc="4DDC6746">
      <w:start w:val="1"/>
      <w:numFmt w:val="decimal"/>
      <w:lvlText w:val="%1."/>
      <w:lvlJc w:val="left"/>
      <w:pPr>
        <w:ind w:left="720" w:hanging="360"/>
      </w:pPr>
    </w:lvl>
    <w:lvl w:ilvl="1" w:tplc="7B58837E">
      <w:start w:val="1"/>
      <w:numFmt w:val="lowerLetter"/>
      <w:lvlText w:val="%2."/>
      <w:lvlJc w:val="left"/>
      <w:pPr>
        <w:ind w:left="1440" w:hanging="360"/>
      </w:pPr>
    </w:lvl>
    <w:lvl w:ilvl="2" w:tplc="1C8A1DE6">
      <w:start w:val="1"/>
      <w:numFmt w:val="lowerRoman"/>
      <w:lvlText w:val="%3."/>
      <w:lvlJc w:val="right"/>
      <w:pPr>
        <w:ind w:left="2160" w:hanging="180"/>
      </w:pPr>
    </w:lvl>
    <w:lvl w:ilvl="3" w:tplc="5420E08E">
      <w:start w:val="1"/>
      <w:numFmt w:val="decimal"/>
      <w:lvlText w:val="%4."/>
      <w:lvlJc w:val="left"/>
      <w:pPr>
        <w:ind w:left="2880" w:hanging="360"/>
      </w:pPr>
    </w:lvl>
    <w:lvl w:ilvl="4" w:tplc="6330A680">
      <w:start w:val="1"/>
      <w:numFmt w:val="lowerLetter"/>
      <w:lvlText w:val="%5."/>
      <w:lvlJc w:val="left"/>
      <w:pPr>
        <w:ind w:left="3600" w:hanging="360"/>
      </w:pPr>
    </w:lvl>
    <w:lvl w:ilvl="5" w:tplc="2A5C56B2">
      <w:start w:val="1"/>
      <w:numFmt w:val="lowerRoman"/>
      <w:lvlText w:val="%6."/>
      <w:lvlJc w:val="right"/>
      <w:pPr>
        <w:ind w:left="4320" w:hanging="180"/>
      </w:pPr>
    </w:lvl>
    <w:lvl w:ilvl="6" w:tplc="458A225E">
      <w:start w:val="1"/>
      <w:numFmt w:val="decimal"/>
      <w:lvlText w:val="%7."/>
      <w:lvlJc w:val="left"/>
      <w:pPr>
        <w:ind w:left="5040" w:hanging="360"/>
      </w:pPr>
    </w:lvl>
    <w:lvl w:ilvl="7" w:tplc="B68EF586">
      <w:start w:val="1"/>
      <w:numFmt w:val="lowerLetter"/>
      <w:lvlText w:val="%8."/>
      <w:lvlJc w:val="left"/>
      <w:pPr>
        <w:ind w:left="5760" w:hanging="360"/>
      </w:pPr>
    </w:lvl>
    <w:lvl w:ilvl="8" w:tplc="9D740564">
      <w:start w:val="1"/>
      <w:numFmt w:val="lowerRoman"/>
      <w:lvlText w:val="%9."/>
      <w:lvlJc w:val="right"/>
      <w:pPr>
        <w:ind w:left="6480" w:hanging="180"/>
      </w:pPr>
    </w:lvl>
  </w:abstractNum>
  <w:abstractNum w:abstractNumId="10" w15:restartNumberingAfterBreak="0">
    <w:nsid w:val="283D6AE2"/>
    <w:multiLevelType w:val="hybridMultilevel"/>
    <w:tmpl w:val="41EA43D4"/>
    <w:lvl w:ilvl="0" w:tplc="7A904740">
      <w:start w:val="1"/>
      <w:numFmt w:val="decimal"/>
      <w:lvlText w:val="%1."/>
      <w:lvlJc w:val="left"/>
      <w:pPr>
        <w:ind w:left="720" w:hanging="360"/>
      </w:pPr>
    </w:lvl>
    <w:lvl w:ilvl="1" w:tplc="C24456C2">
      <w:start w:val="1"/>
      <w:numFmt w:val="lowerLetter"/>
      <w:lvlText w:val="%2."/>
      <w:lvlJc w:val="left"/>
      <w:pPr>
        <w:ind w:left="1440" w:hanging="360"/>
      </w:pPr>
    </w:lvl>
    <w:lvl w:ilvl="2" w:tplc="DC741274">
      <w:start w:val="1"/>
      <w:numFmt w:val="lowerRoman"/>
      <w:lvlText w:val="%3."/>
      <w:lvlJc w:val="right"/>
      <w:pPr>
        <w:ind w:left="2160" w:hanging="180"/>
      </w:pPr>
    </w:lvl>
    <w:lvl w:ilvl="3" w:tplc="2D9C4172">
      <w:start w:val="1"/>
      <w:numFmt w:val="decimal"/>
      <w:lvlText w:val="%4."/>
      <w:lvlJc w:val="left"/>
      <w:pPr>
        <w:ind w:left="2880" w:hanging="360"/>
      </w:pPr>
    </w:lvl>
    <w:lvl w:ilvl="4" w:tplc="31945A3C">
      <w:start w:val="1"/>
      <w:numFmt w:val="lowerLetter"/>
      <w:lvlText w:val="%5."/>
      <w:lvlJc w:val="left"/>
      <w:pPr>
        <w:ind w:left="3600" w:hanging="360"/>
      </w:pPr>
    </w:lvl>
    <w:lvl w:ilvl="5" w:tplc="066E0EEC">
      <w:start w:val="1"/>
      <w:numFmt w:val="lowerRoman"/>
      <w:lvlText w:val="%6."/>
      <w:lvlJc w:val="right"/>
      <w:pPr>
        <w:ind w:left="4320" w:hanging="180"/>
      </w:pPr>
    </w:lvl>
    <w:lvl w:ilvl="6" w:tplc="D1482CFA">
      <w:start w:val="1"/>
      <w:numFmt w:val="decimal"/>
      <w:lvlText w:val="%7."/>
      <w:lvlJc w:val="left"/>
      <w:pPr>
        <w:ind w:left="5040" w:hanging="360"/>
      </w:pPr>
    </w:lvl>
    <w:lvl w:ilvl="7" w:tplc="CCE4DB02">
      <w:start w:val="1"/>
      <w:numFmt w:val="lowerLetter"/>
      <w:lvlText w:val="%8."/>
      <w:lvlJc w:val="left"/>
      <w:pPr>
        <w:ind w:left="5760" w:hanging="360"/>
      </w:pPr>
    </w:lvl>
    <w:lvl w:ilvl="8" w:tplc="6936961E">
      <w:start w:val="1"/>
      <w:numFmt w:val="lowerRoman"/>
      <w:lvlText w:val="%9."/>
      <w:lvlJc w:val="right"/>
      <w:pPr>
        <w:ind w:left="6480" w:hanging="180"/>
      </w:pPr>
    </w:lvl>
  </w:abstractNum>
  <w:abstractNum w:abstractNumId="11" w15:restartNumberingAfterBreak="0">
    <w:nsid w:val="2D485503"/>
    <w:multiLevelType w:val="hybridMultilevel"/>
    <w:tmpl w:val="21B0CB7C"/>
    <w:lvl w:ilvl="0" w:tplc="DD080CB2">
      <w:start w:val="1"/>
      <w:numFmt w:val="decimal"/>
      <w:lvlText w:val="%1."/>
      <w:lvlJc w:val="left"/>
      <w:pPr>
        <w:ind w:left="720" w:hanging="360"/>
      </w:pPr>
    </w:lvl>
    <w:lvl w:ilvl="1" w:tplc="8100747C">
      <w:start w:val="1"/>
      <w:numFmt w:val="lowerLetter"/>
      <w:lvlText w:val="%2."/>
      <w:lvlJc w:val="left"/>
      <w:pPr>
        <w:ind w:left="1440" w:hanging="360"/>
      </w:pPr>
    </w:lvl>
    <w:lvl w:ilvl="2" w:tplc="5D24C2AE">
      <w:start w:val="1"/>
      <w:numFmt w:val="lowerRoman"/>
      <w:lvlText w:val="%3."/>
      <w:lvlJc w:val="right"/>
      <w:pPr>
        <w:ind w:left="2160" w:hanging="180"/>
      </w:pPr>
    </w:lvl>
    <w:lvl w:ilvl="3" w:tplc="0C1CFACE">
      <w:start w:val="1"/>
      <w:numFmt w:val="decimal"/>
      <w:lvlText w:val="%4."/>
      <w:lvlJc w:val="left"/>
      <w:pPr>
        <w:ind w:left="2880" w:hanging="360"/>
      </w:pPr>
    </w:lvl>
    <w:lvl w:ilvl="4" w:tplc="3864AD94">
      <w:start w:val="1"/>
      <w:numFmt w:val="lowerLetter"/>
      <w:lvlText w:val="%5."/>
      <w:lvlJc w:val="left"/>
      <w:pPr>
        <w:ind w:left="3600" w:hanging="360"/>
      </w:pPr>
    </w:lvl>
    <w:lvl w:ilvl="5" w:tplc="7DB6172E">
      <w:start w:val="1"/>
      <w:numFmt w:val="lowerRoman"/>
      <w:lvlText w:val="%6."/>
      <w:lvlJc w:val="right"/>
      <w:pPr>
        <w:ind w:left="4320" w:hanging="180"/>
      </w:pPr>
    </w:lvl>
    <w:lvl w:ilvl="6" w:tplc="7DB2A778">
      <w:start w:val="1"/>
      <w:numFmt w:val="decimal"/>
      <w:lvlText w:val="%7."/>
      <w:lvlJc w:val="left"/>
      <w:pPr>
        <w:ind w:left="5040" w:hanging="360"/>
      </w:pPr>
    </w:lvl>
    <w:lvl w:ilvl="7" w:tplc="3494A04E">
      <w:start w:val="1"/>
      <w:numFmt w:val="lowerLetter"/>
      <w:lvlText w:val="%8."/>
      <w:lvlJc w:val="left"/>
      <w:pPr>
        <w:ind w:left="5760" w:hanging="360"/>
      </w:pPr>
    </w:lvl>
    <w:lvl w:ilvl="8" w:tplc="420C498C">
      <w:start w:val="1"/>
      <w:numFmt w:val="lowerRoman"/>
      <w:lvlText w:val="%9."/>
      <w:lvlJc w:val="right"/>
      <w:pPr>
        <w:ind w:left="6480" w:hanging="180"/>
      </w:pPr>
    </w:lvl>
  </w:abstractNum>
  <w:abstractNum w:abstractNumId="12" w15:restartNumberingAfterBreak="0">
    <w:nsid w:val="2EB74BFB"/>
    <w:multiLevelType w:val="hybridMultilevel"/>
    <w:tmpl w:val="25E4DE28"/>
    <w:lvl w:ilvl="0" w:tplc="2780C560">
      <w:start w:val="1"/>
      <w:numFmt w:val="decimal"/>
      <w:lvlText w:val="%1."/>
      <w:lvlJc w:val="left"/>
      <w:pPr>
        <w:ind w:left="720" w:hanging="360"/>
      </w:pPr>
    </w:lvl>
    <w:lvl w:ilvl="1" w:tplc="73AE7DF0">
      <w:start w:val="1"/>
      <w:numFmt w:val="lowerLetter"/>
      <w:lvlText w:val="%2."/>
      <w:lvlJc w:val="left"/>
      <w:pPr>
        <w:ind w:left="1440" w:hanging="360"/>
      </w:pPr>
    </w:lvl>
    <w:lvl w:ilvl="2" w:tplc="F4CA97FA">
      <w:start w:val="1"/>
      <w:numFmt w:val="lowerRoman"/>
      <w:lvlText w:val="%3."/>
      <w:lvlJc w:val="right"/>
      <w:pPr>
        <w:ind w:left="2160" w:hanging="180"/>
      </w:pPr>
    </w:lvl>
    <w:lvl w:ilvl="3" w:tplc="DF36CD46">
      <w:start w:val="1"/>
      <w:numFmt w:val="decimal"/>
      <w:lvlText w:val="%4."/>
      <w:lvlJc w:val="left"/>
      <w:pPr>
        <w:ind w:left="2880" w:hanging="360"/>
      </w:pPr>
    </w:lvl>
    <w:lvl w:ilvl="4" w:tplc="B3F2D926">
      <w:start w:val="1"/>
      <w:numFmt w:val="lowerLetter"/>
      <w:lvlText w:val="%5."/>
      <w:lvlJc w:val="left"/>
      <w:pPr>
        <w:ind w:left="3600" w:hanging="360"/>
      </w:pPr>
    </w:lvl>
    <w:lvl w:ilvl="5" w:tplc="060C6182">
      <w:start w:val="1"/>
      <w:numFmt w:val="lowerRoman"/>
      <w:lvlText w:val="%6."/>
      <w:lvlJc w:val="right"/>
      <w:pPr>
        <w:ind w:left="4320" w:hanging="180"/>
      </w:pPr>
    </w:lvl>
    <w:lvl w:ilvl="6" w:tplc="140C5702">
      <w:start w:val="1"/>
      <w:numFmt w:val="decimal"/>
      <w:lvlText w:val="%7."/>
      <w:lvlJc w:val="left"/>
      <w:pPr>
        <w:ind w:left="5040" w:hanging="360"/>
      </w:pPr>
    </w:lvl>
    <w:lvl w:ilvl="7" w:tplc="723838B6">
      <w:start w:val="1"/>
      <w:numFmt w:val="lowerLetter"/>
      <w:lvlText w:val="%8."/>
      <w:lvlJc w:val="left"/>
      <w:pPr>
        <w:ind w:left="5760" w:hanging="360"/>
      </w:pPr>
    </w:lvl>
    <w:lvl w:ilvl="8" w:tplc="1FD6A7D8">
      <w:start w:val="1"/>
      <w:numFmt w:val="lowerRoman"/>
      <w:lvlText w:val="%9."/>
      <w:lvlJc w:val="right"/>
      <w:pPr>
        <w:ind w:left="6480" w:hanging="180"/>
      </w:pPr>
    </w:lvl>
  </w:abstractNum>
  <w:abstractNum w:abstractNumId="13" w15:restartNumberingAfterBreak="0">
    <w:nsid w:val="30D5219F"/>
    <w:multiLevelType w:val="hybridMultilevel"/>
    <w:tmpl w:val="07A0E78C"/>
    <w:lvl w:ilvl="0" w:tplc="96BE98DC">
      <w:start w:val="1"/>
      <w:numFmt w:val="decimal"/>
      <w:lvlText w:val="%1."/>
      <w:lvlJc w:val="left"/>
      <w:pPr>
        <w:ind w:left="720" w:hanging="360"/>
      </w:pPr>
    </w:lvl>
    <w:lvl w:ilvl="1" w:tplc="9B8234D2">
      <w:start w:val="1"/>
      <w:numFmt w:val="lowerLetter"/>
      <w:lvlText w:val="%2."/>
      <w:lvlJc w:val="left"/>
      <w:pPr>
        <w:ind w:left="1440" w:hanging="360"/>
      </w:pPr>
    </w:lvl>
    <w:lvl w:ilvl="2" w:tplc="C3B8EFC6">
      <w:start w:val="1"/>
      <w:numFmt w:val="lowerRoman"/>
      <w:lvlText w:val="%3."/>
      <w:lvlJc w:val="right"/>
      <w:pPr>
        <w:ind w:left="2160" w:hanging="180"/>
      </w:pPr>
    </w:lvl>
    <w:lvl w:ilvl="3" w:tplc="0254CBF4">
      <w:start w:val="1"/>
      <w:numFmt w:val="decimal"/>
      <w:lvlText w:val="%4."/>
      <w:lvlJc w:val="left"/>
      <w:pPr>
        <w:ind w:left="2880" w:hanging="360"/>
      </w:pPr>
    </w:lvl>
    <w:lvl w:ilvl="4" w:tplc="CD1C6B46">
      <w:start w:val="1"/>
      <w:numFmt w:val="lowerLetter"/>
      <w:lvlText w:val="%5."/>
      <w:lvlJc w:val="left"/>
      <w:pPr>
        <w:ind w:left="3600" w:hanging="360"/>
      </w:pPr>
    </w:lvl>
    <w:lvl w:ilvl="5" w:tplc="EF6EDE90">
      <w:start w:val="1"/>
      <w:numFmt w:val="lowerRoman"/>
      <w:lvlText w:val="%6."/>
      <w:lvlJc w:val="right"/>
      <w:pPr>
        <w:ind w:left="4320" w:hanging="180"/>
      </w:pPr>
    </w:lvl>
    <w:lvl w:ilvl="6" w:tplc="E67CBF22">
      <w:start w:val="1"/>
      <w:numFmt w:val="decimal"/>
      <w:lvlText w:val="%7."/>
      <w:lvlJc w:val="left"/>
      <w:pPr>
        <w:ind w:left="5040" w:hanging="360"/>
      </w:pPr>
    </w:lvl>
    <w:lvl w:ilvl="7" w:tplc="F2CAB23C">
      <w:start w:val="1"/>
      <w:numFmt w:val="lowerLetter"/>
      <w:lvlText w:val="%8."/>
      <w:lvlJc w:val="left"/>
      <w:pPr>
        <w:ind w:left="5760" w:hanging="360"/>
      </w:pPr>
    </w:lvl>
    <w:lvl w:ilvl="8" w:tplc="21FAF8DA">
      <w:start w:val="1"/>
      <w:numFmt w:val="lowerRoman"/>
      <w:lvlText w:val="%9."/>
      <w:lvlJc w:val="right"/>
      <w:pPr>
        <w:ind w:left="6480" w:hanging="180"/>
      </w:pPr>
    </w:lvl>
  </w:abstractNum>
  <w:abstractNum w:abstractNumId="14" w15:restartNumberingAfterBreak="0">
    <w:nsid w:val="36B91490"/>
    <w:multiLevelType w:val="hybridMultilevel"/>
    <w:tmpl w:val="090C6624"/>
    <w:lvl w:ilvl="0" w:tplc="CF8CEB70">
      <w:start w:val="1"/>
      <w:numFmt w:val="decimal"/>
      <w:lvlText w:val="%1."/>
      <w:lvlJc w:val="left"/>
      <w:pPr>
        <w:ind w:left="720" w:hanging="360"/>
      </w:pPr>
    </w:lvl>
    <w:lvl w:ilvl="1" w:tplc="E9F4F010">
      <w:start w:val="1"/>
      <w:numFmt w:val="lowerLetter"/>
      <w:lvlText w:val="%2."/>
      <w:lvlJc w:val="left"/>
      <w:pPr>
        <w:ind w:left="1440" w:hanging="360"/>
      </w:pPr>
    </w:lvl>
    <w:lvl w:ilvl="2" w:tplc="5FEAF838">
      <w:start w:val="1"/>
      <w:numFmt w:val="lowerRoman"/>
      <w:lvlText w:val="%3."/>
      <w:lvlJc w:val="right"/>
      <w:pPr>
        <w:ind w:left="2160" w:hanging="180"/>
      </w:pPr>
    </w:lvl>
    <w:lvl w:ilvl="3" w:tplc="17C0A44C">
      <w:start w:val="1"/>
      <w:numFmt w:val="decimal"/>
      <w:lvlText w:val="%4."/>
      <w:lvlJc w:val="left"/>
      <w:pPr>
        <w:ind w:left="2880" w:hanging="360"/>
      </w:pPr>
    </w:lvl>
    <w:lvl w:ilvl="4" w:tplc="7B921836">
      <w:start w:val="1"/>
      <w:numFmt w:val="lowerLetter"/>
      <w:lvlText w:val="%5."/>
      <w:lvlJc w:val="left"/>
      <w:pPr>
        <w:ind w:left="3600" w:hanging="360"/>
      </w:pPr>
    </w:lvl>
    <w:lvl w:ilvl="5" w:tplc="0F1ABA58">
      <w:start w:val="1"/>
      <w:numFmt w:val="lowerRoman"/>
      <w:lvlText w:val="%6."/>
      <w:lvlJc w:val="right"/>
      <w:pPr>
        <w:ind w:left="4320" w:hanging="180"/>
      </w:pPr>
    </w:lvl>
    <w:lvl w:ilvl="6" w:tplc="4B182604">
      <w:start w:val="1"/>
      <w:numFmt w:val="decimal"/>
      <w:lvlText w:val="%7."/>
      <w:lvlJc w:val="left"/>
      <w:pPr>
        <w:ind w:left="5040" w:hanging="360"/>
      </w:pPr>
    </w:lvl>
    <w:lvl w:ilvl="7" w:tplc="ED6E4A4A">
      <w:start w:val="1"/>
      <w:numFmt w:val="lowerLetter"/>
      <w:lvlText w:val="%8."/>
      <w:lvlJc w:val="left"/>
      <w:pPr>
        <w:ind w:left="5760" w:hanging="360"/>
      </w:pPr>
    </w:lvl>
    <w:lvl w:ilvl="8" w:tplc="7F821E96">
      <w:start w:val="1"/>
      <w:numFmt w:val="lowerRoman"/>
      <w:lvlText w:val="%9."/>
      <w:lvlJc w:val="right"/>
      <w:pPr>
        <w:ind w:left="6480" w:hanging="180"/>
      </w:pPr>
    </w:lvl>
  </w:abstractNum>
  <w:abstractNum w:abstractNumId="15" w15:restartNumberingAfterBreak="0">
    <w:nsid w:val="36D37268"/>
    <w:multiLevelType w:val="hybridMultilevel"/>
    <w:tmpl w:val="C5DE5F5C"/>
    <w:lvl w:ilvl="0" w:tplc="D3E475AC">
      <w:start w:val="1"/>
      <w:numFmt w:val="decimal"/>
      <w:lvlText w:val="%1."/>
      <w:lvlJc w:val="left"/>
      <w:pPr>
        <w:ind w:left="720" w:hanging="360"/>
      </w:pPr>
    </w:lvl>
    <w:lvl w:ilvl="1" w:tplc="B942AC3A">
      <w:start w:val="1"/>
      <w:numFmt w:val="lowerLetter"/>
      <w:lvlText w:val="%2."/>
      <w:lvlJc w:val="left"/>
      <w:pPr>
        <w:ind w:left="1440" w:hanging="360"/>
      </w:pPr>
    </w:lvl>
    <w:lvl w:ilvl="2" w:tplc="AF201066">
      <w:start w:val="1"/>
      <w:numFmt w:val="lowerRoman"/>
      <w:lvlText w:val="%3."/>
      <w:lvlJc w:val="right"/>
      <w:pPr>
        <w:ind w:left="2160" w:hanging="180"/>
      </w:pPr>
    </w:lvl>
    <w:lvl w:ilvl="3" w:tplc="553E85AE">
      <w:start w:val="1"/>
      <w:numFmt w:val="decimal"/>
      <w:lvlText w:val="%4."/>
      <w:lvlJc w:val="left"/>
      <w:pPr>
        <w:ind w:left="2880" w:hanging="360"/>
      </w:pPr>
    </w:lvl>
    <w:lvl w:ilvl="4" w:tplc="03E812D8">
      <w:start w:val="1"/>
      <w:numFmt w:val="lowerLetter"/>
      <w:lvlText w:val="%5."/>
      <w:lvlJc w:val="left"/>
      <w:pPr>
        <w:ind w:left="3600" w:hanging="360"/>
      </w:pPr>
    </w:lvl>
    <w:lvl w:ilvl="5" w:tplc="63C88914">
      <w:start w:val="1"/>
      <w:numFmt w:val="lowerRoman"/>
      <w:lvlText w:val="%6."/>
      <w:lvlJc w:val="right"/>
      <w:pPr>
        <w:ind w:left="4320" w:hanging="180"/>
      </w:pPr>
    </w:lvl>
    <w:lvl w:ilvl="6" w:tplc="6D826D9C">
      <w:start w:val="1"/>
      <w:numFmt w:val="decimal"/>
      <w:lvlText w:val="%7."/>
      <w:lvlJc w:val="left"/>
      <w:pPr>
        <w:ind w:left="5040" w:hanging="360"/>
      </w:pPr>
    </w:lvl>
    <w:lvl w:ilvl="7" w:tplc="590221E4">
      <w:start w:val="1"/>
      <w:numFmt w:val="lowerLetter"/>
      <w:lvlText w:val="%8."/>
      <w:lvlJc w:val="left"/>
      <w:pPr>
        <w:ind w:left="5760" w:hanging="360"/>
      </w:pPr>
    </w:lvl>
    <w:lvl w:ilvl="8" w:tplc="68F01FD6">
      <w:start w:val="1"/>
      <w:numFmt w:val="lowerRoman"/>
      <w:lvlText w:val="%9."/>
      <w:lvlJc w:val="right"/>
      <w:pPr>
        <w:ind w:left="6480" w:hanging="180"/>
      </w:pPr>
    </w:lvl>
  </w:abstractNum>
  <w:abstractNum w:abstractNumId="16" w15:restartNumberingAfterBreak="0">
    <w:nsid w:val="37CD6315"/>
    <w:multiLevelType w:val="hybridMultilevel"/>
    <w:tmpl w:val="DF58C39E"/>
    <w:lvl w:ilvl="0" w:tplc="F6A4ABF8">
      <w:start w:val="1"/>
      <w:numFmt w:val="upperLetter"/>
      <w:lvlText w:val="%1."/>
      <w:lvlJc w:val="left"/>
      <w:pPr>
        <w:ind w:left="720" w:hanging="360"/>
      </w:pPr>
    </w:lvl>
    <w:lvl w:ilvl="1" w:tplc="D954FC40">
      <w:start w:val="1"/>
      <w:numFmt w:val="lowerLetter"/>
      <w:lvlText w:val="%2."/>
      <w:lvlJc w:val="left"/>
      <w:pPr>
        <w:ind w:left="1440" w:hanging="360"/>
      </w:pPr>
    </w:lvl>
    <w:lvl w:ilvl="2" w:tplc="E0D4A1A0">
      <w:start w:val="1"/>
      <w:numFmt w:val="lowerRoman"/>
      <w:lvlText w:val="%3."/>
      <w:lvlJc w:val="right"/>
      <w:pPr>
        <w:ind w:left="2160" w:hanging="180"/>
      </w:pPr>
    </w:lvl>
    <w:lvl w:ilvl="3" w:tplc="FD2C3A08">
      <w:start w:val="1"/>
      <w:numFmt w:val="decimal"/>
      <w:lvlText w:val="%4."/>
      <w:lvlJc w:val="left"/>
      <w:pPr>
        <w:ind w:left="2880" w:hanging="360"/>
      </w:pPr>
    </w:lvl>
    <w:lvl w:ilvl="4" w:tplc="CC185E6A">
      <w:start w:val="1"/>
      <w:numFmt w:val="lowerLetter"/>
      <w:lvlText w:val="%5."/>
      <w:lvlJc w:val="left"/>
      <w:pPr>
        <w:ind w:left="3600" w:hanging="360"/>
      </w:pPr>
    </w:lvl>
    <w:lvl w:ilvl="5" w:tplc="8432E924">
      <w:start w:val="1"/>
      <w:numFmt w:val="lowerRoman"/>
      <w:lvlText w:val="%6."/>
      <w:lvlJc w:val="right"/>
      <w:pPr>
        <w:ind w:left="4320" w:hanging="180"/>
      </w:pPr>
    </w:lvl>
    <w:lvl w:ilvl="6" w:tplc="B06C9288">
      <w:start w:val="1"/>
      <w:numFmt w:val="decimal"/>
      <w:lvlText w:val="%7."/>
      <w:lvlJc w:val="left"/>
      <w:pPr>
        <w:ind w:left="5040" w:hanging="360"/>
      </w:pPr>
    </w:lvl>
    <w:lvl w:ilvl="7" w:tplc="09FA1B76">
      <w:start w:val="1"/>
      <w:numFmt w:val="lowerLetter"/>
      <w:lvlText w:val="%8."/>
      <w:lvlJc w:val="left"/>
      <w:pPr>
        <w:ind w:left="5760" w:hanging="360"/>
      </w:pPr>
    </w:lvl>
    <w:lvl w:ilvl="8" w:tplc="CA84E56A">
      <w:start w:val="1"/>
      <w:numFmt w:val="lowerRoman"/>
      <w:lvlText w:val="%9."/>
      <w:lvlJc w:val="right"/>
      <w:pPr>
        <w:ind w:left="6480" w:hanging="180"/>
      </w:pPr>
    </w:lvl>
  </w:abstractNum>
  <w:abstractNum w:abstractNumId="17" w15:restartNumberingAfterBreak="0">
    <w:nsid w:val="3A1D26AE"/>
    <w:multiLevelType w:val="hybridMultilevel"/>
    <w:tmpl w:val="1294327A"/>
    <w:lvl w:ilvl="0" w:tplc="F522BE66">
      <w:start w:val="1"/>
      <w:numFmt w:val="decimal"/>
      <w:lvlText w:val="%1."/>
      <w:lvlJc w:val="left"/>
      <w:pPr>
        <w:ind w:left="720" w:hanging="360"/>
      </w:pPr>
    </w:lvl>
    <w:lvl w:ilvl="1" w:tplc="F3EE885A">
      <w:start w:val="1"/>
      <w:numFmt w:val="lowerLetter"/>
      <w:lvlText w:val="%2."/>
      <w:lvlJc w:val="left"/>
      <w:pPr>
        <w:ind w:left="1440" w:hanging="360"/>
      </w:pPr>
    </w:lvl>
    <w:lvl w:ilvl="2" w:tplc="6B307292">
      <w:start w:val="1"/>
      <w:numFmt w:val="lowerRoman"/>
      <w:lvlText w:val="%3."/>
      <w:lvlJc w:val="right"/>
      <w:pPr>
        <w:ind w:left="2160" w:hanging="180"/>
      </w:pPr>
    </w:lvl>
    <w:lvl w:ilvl="3" w:tplc="D7DCC208">
      <w:start w:val="1"/>
      <w:numFmt w:val="decimal"/>
      <w:lvlText w:val="%4."/>
      <w:lvlJc w:val="left"/>
      <w:pPr>
        <w:ind w:left="2880" w:hanging="360"/>
      </w:pPr>
    </w:lvl>
    <w:lvl w:ilvl="4" w:tplc="36D4F228">
      <w:start w:val="1"/>
      <w:numFmt w:val="lowerLetter"/>
      <w:lvlText w:val="%5."/>
      <w:lvlJc w:val="left"/>
      <w:pPr>
        <w:ind w:left="3600" w:hanging="360"/>
      </w:pPr>
    </w:lvl>
    <w:lvl w:ilvl="5" w:tplc="B0DA337C">
      <w:start w:val="1"/>
      <w:numFmt w:val="lowerRoman"/>
      <w:lvlText w:val="%6."/>
      <w:lvlJc w:val="right"/>
      <w:pPr>
        <w:ind w:left="4320" w:hanging="180"/>
      </w:pPr>
    </w:lvl>
    <w:lvl w:ilvl="6" w:tplc="992E1F7E">
      <w:start w:val="1"/>
      <w:numFmt w:val="decimal"/>
      <w:lvlText w:val="%7."/>
      <w:lvlJc w:val="left"/>
      <w:pPr>
        <w:ind w:left="5040" w:hanging="360"/>
      </w:pPr>
    </w:lvl>
    <w:lvl w:ilvl="7" w:tplc="9294A7EA">
      <w:start w:val="1"/>
      <w:numFmt w:val="lowerLetter"/>
      <w:lvlText w:val="%8."/>
      <w:lvlJc w:val="left"/>
      <w:pPr>
        <w:ind w:left="5760" w:hanging="360"/>
      </w:pPr>
    </w:lvl>
    <w:lvl w:ilvl="8" w:tplc="4560EAC2">
      <w:start w:val="1"/>
      <w:numFmt w:val="lowerRoman"/>
      <w:lvlText w:val="%9."/>
      <w:lvlJc w:val="right"/>
      <w:pPr>
        <w:ind w:left="6480" w:hanging="180"/>
      </w:pPr>
    </w:lvl>
  </w:abstractNum>
  <w:abstractNum w:abstractNumId="18" w15:restartNumberingAfterBreak="0">
    <w:nsid w:val="3A341B13"/>
    <w:multiLevelType w:val="hybridMultilevel"/>
    <w:tmpl w:val="DE94915C"/>
    <w:lvl w:ilvl="0" w:tplc="F10626BE">
      <w:start w:val="1"/>
      <w:numFmt w:val="decimal"/>
      <w:lvlText w:val="%1."/>
      <w:lvlJc w:val="left"/>
      <w:pPr>
        <w:ind w:left="720" w:hanging="360"/>
      </w:pPr>
    </w:lvl>
    <w:lvl w:ilvl="1" w:tplc="915861B0">
      <w:start w:val="1"/>
      <w:numFmt w:val="lowerLetter"/>
      <w:lvlText w:val="%2."/>
      <w:lvlJc w:val="left"/>
      <w:pPr>
        <w:ind w:left="1440" w:hanging="360"/>
      </w:pPr>
    </w:lvl>
    <w:lvl w:ilvl="2" w:tplc="F6F81D38">
      <w:start w:val="1"/>
      <w:numFmt w:val="lowerRoman"/>
      <w:lvlText w:val="%3."/>
      <w:lvlJc w:val="right"/>
      <w:pPr>
        <w:ind w:left="2160" w:hanging="180"/>
      </w:pPr>
    </w:lvl>
    <w:lvl w:ilvl="3" w:tplc="6666C2E6">
      <w:start w:val="1"/>
      <w:numFmt w:val="decimal"/>
      <w:lvlText w:val="%4."/>
      <w:lvlJc w:val="left"/>
      <w:pPr>
        <w:ind w:left="2880" w:hanging="360"/>
      </w:pPr>
    </w:lvl>
    <w:lvl w:ilvl="4" w:tplc="A43C2CAC">
      <w:start w:val="1"/>
      <w:numFmt w:val="lowerLetter"/>
      <w:lvlText w:val="%5."/>
      <w:lvlJc w:val="left"/>
      <w:pPr>
        <w:ind w:left="3600" w:hanging="360"/>
      </w:pPr>
    </w:lvl>
    <w:lvl w:ilvl="5" w:tplc="155258BA">
      <w:start w:val="1"/>
      <w:numFmt w:val="lowerRoman"/>
      <w:lvlText w:val="%6."/>
      <w:lvlJc w:val="right"/>
      <w:pPr>
        <w:ind w:left="4320" w:hanging="180"/>
      </w:pPr>
    </w:lvl>
    <w:lvl w:ilvl="6" w:tplc="3F3A11DE">
      <w:start w:val="1"/>
      <w:numFmt w:val="decimal"/>
      <w:lvlText w:val="%7."/>
      <w:lvlJc w:val="left"/>
      <w:pPr>
        <w:ind w:left="5040" w:hanging="360"/>
      </w:pPr>
    </w:lvl>
    <w:lvl w:ilvl="7" w:tplc="BBD21664">
      <w:start w:val="1"/>
      <w:numFmt w:val="lowerLetter"/>
      <w:lvlText w:val="%8."/>
      <w:lvlJc w:val="left"/>
      <w:pPr>
        <w:ind w:left="5760" w:hanging="360"/>
      </w:pPr>
    </w:lvl>
    <w:lvl w:ilvl="8" w:tplc="6E7CF132">
      <w:start w:val="1"/>
      <w:numFmt w:val="lowerRoman"/>
      <w:lvlText w:val="%9."/>
      <w:lvlJc w:val="right"/>
      <w:pPr>
        <w:ind w:left="6480" w:hanging="180"/>
      </w:pPr>
    </w:lvl>
  </w:abstractNum>
  <w:abstractNum w:abstractNumId="19" w15:restartNumberingAfterBreak="0">
    <w:nsid w:val="422B2ADC"/>
    <w:multiLevelType w:val="hybridMultilevel"/>
    <w:tmpl w:val="C544617C"/>
    <w:lvl w:ilvl="0" w:tplc="59128AA4">
      <w:start w:val="1"/>
      <w:numFmt w:val="decimal"/>
      <w:lvlText w:val="%1."/>
      <w:lvlJc w:val="left"/>
      <w:pPr>
        <w:ind w:left="720" w:hanging="360"/>
      </w:pPr>
    </w:lvl>
    <w:lvl w:ilvl="1" w:tplc="56C8D000">
      <w:start w:val="1"/>
      <w:numFmt w:val="lowerLetter"/>
      <w:lvlText w:val="%2."/>
      <w:lvlJc w:val="left"/>
      <w:pPr>
        <w:ind w:left="1440" w:hanging="360"/>
      </w:pPr>
    </w:lvl>
    <w:lvl w:ilvl="2" w:tplc="063436D8">
      <w:start w:val="1"/>
      <w:numFmt w:val="lowerRoman"/>
      <w:lvlText w:val="%3."/>
      <w:lvlJc w:val="right"/>
      <w:pPr>
        <w:ind w:left="2160" w:hanging="180"/>
      </w:pPr>
    </w:lvl>
    <w:lvl w:ilvl="3" w:tplc="5A6EB7BE">
      <w:start w:val="1"/>
      <w:numFmt w:val="decimal"/>
      <w:lvlText w:val="%4."/>
      <w:lvlJc w:val="left"/>
      <w:pPr>
        <w:ind w:left="2880" w:hanging="360"/>
      </w:pPr>
    </w:lvl>
    <w:lvl w:ilvl="4" w:tplc="96D631BE">
      <w:start w:val="1"/>
      <w:numFmt w:val="lowerLetter"/>
      <w:lvlText w:val="%5."/>
      <w:lvlJc w:val="left"/>
      <w:pPr>
        <w:ind w:left="3600" w:hanging="360"/>
      </w:pPr>
    </w:lvl>
    <w:lvl w:ilvl="5" w:tplc="9F785266">
      <w:start w:val="1"/>
      <w:numFmt w:val="lowerRoman"/>
      <w:lvlText w:val="%6."/>
      <w:lvlJc w:val="right"/>
      <w:pPr>
        <w:ind w:left="4320" w:hanging="180"/>
      </w:pPr>
    </w:lvl>
    <w:lvl w:ilvl="6" w:tplc="642A3882">
      <w:start w:val="1"/>
      <w:numFmt w:val="decimal"/>
      <w:lvlText w:val="%7."/>
      <w:lvlJc w:val="left"/>
      <w:pPr>
        <w:ind w:left="5040" w:hanging="360"/>
      </w:pPr>
    </w:lvl>
    <w:lvl w:ilvl="7" w:tplc="38A20076">
      <w:start w:val="1"/>
      <w:numFmt w:val="lowerLetter"/>
      <w:lvlText w:val="%8."/>
      <w:lvlJc w:val="left"/>
      <w:pPr>
        <w:ind w:left="5760" w:hanging="360"/>
      </w:pPr>
    </w:lvl>
    <w:lvl w:ilvl="8" w:tplc="09FC4556">
      <w:start w:val="1"/>
      <w:numFmt w:val="lowerRoman"/>
      <w:lvlText w:val="%9."/>
      <w:lvlJc w:val="right"/>
      <w:pPr>
        <w:ind w:left="6480" w:hanging="180"/>
      </w:pPr>
    </w:lvl>
  </w:abstractNum>
  <w:abstractNum w:abstractNumId="20" w15:restartNumberingAfterBreak="0">
    <w:nsid w:val="43112F37"/>
    <w:multiLevelType w:val="hybridMultilevel"/>
    <w:tmpl w:val="F6CCAE84"/>
    <w:lvl w:ilvl="0" w:tplc="75B8A5AA">
      <w:start w:val="1"/>
      <w:numFmt w:val="decimal"/>
      <w:lvlText w:val="%1."/>
      <w:lvlJc w:val="left"/>
      <w:pPr>
        <w:ind w:left="720" w:hanging="360"/>
      </w:pPr>
    </w:lvl>
    <w:lvl w:ilvl="1" w:tplc="18746C0C">
      <w:start w:val="1"/>
      <w:numFmt w:val="lowerLetter"/>
      <w:lvlText w:val="%2."/>
      <w:lvlJc w:val="left"/>
      <w:pPr>
        <w:ind w:left="1440" w:hanging="360"/>
      </w:pPr>
    </w:lvl>
    <w:lvl w:ilvl="2" w:tplc="9A98438C">
      <w:start w:val="1"/>
      <w:numFmt w:val="lowerRoman"/>
      <w:lvlText w:val="%3."/>
      <w:lvlJc w:val="right"/>
      <w:pPr>
        <w:ind w:left="2160" w:hanging="180"/>
      </w:pPr>
    </w:lvl>
    <w:lvl w:ilvl="3" w:tplc="B290B39E">
      <w:start w:val="1"/>
      <w:numFmt w:val="decimal"/>
      <w:lvlText w:val="%4."/>
      <w:lvlJc w:val="left"/>
      <w:pPr>
        <w:ind w:left="2880" w:hanging="360"/>
      </w:pPr>
    </w:lvl>
    <w:lvl w:ilvl="4" w:tplc="645EC254">
      <w:start w:val="1"/>
      <w:numFmt w:val="lowerLetter"/>
      <w:lvlText w:val="%5."/>
      <w:lvlJc w:val="left"/>
      <w:pPr>
        <w:ind w:left="3600" w:hanging="360"/>
      </w:pPr>
    </w:lvl>
    <w:lvl w:ilvl="5" w:tplc="96CEC436">
      <w:start w:val="1"/>
      <w:numFmt w:val="lowerRoman"/>
      <w:lvlText w:val="%6."/>
      <w:lvlJc w:val="right"/>
      <w:pPr>
        <w:ind w:left="4320" w:hanging="180"/>
      </w:pPr>
    </w:lvl>
    <w:lvl w:ilvl="6" w:tplc="FF68D338">
      <w:start w:val="1"/>
      <w:numFmt w:val="decimal"/>
      <w:lvlText w:val="%7."/>
      <w:lvlJc w:val="left"/>
      <w:pPr>
        <w:ind w:left="5040" w:hanging="360"/>
      </w:pPr>
    </w:lvl>
    <w:lvl w:ilvl="7" w:tplc="9176DD30">
      <w:start w:val="1"/>
      <w:numFmt w:val="lowerLetter"/>
      <w:lvlText w:val="%8."/>
      <w:lvlJc w:val="left"/>
      <w:pPr>
        <w:ind w:left="5760" w:hanging="360"/>
      </w:pPr>
    </w:lvl>
    <w:lvl w:ilvl="8" w:tplc="127C60C6">
      <w:start w:val="1"/>
      <w:numFmt w:val="lowerRoman"/>
      <w:lvlText w:val="%9."/>
      <w:lvlJc w:val="right"/>
      <w:pPr>
        <w:ind w:left="6480" w:hanging="180"/>
      </w:pPr>
    </w:lvl>
  </w:abstractNum>
  <w:abstractNum w:abstractNumId="21" w15:restartNumberingAfterBreak="0">
    <w:nsid w:val="4527270E"/>
    <w:multiLevelType w:val="hybridMultilevel"/>
    <w:tmpl w:val="DF846F6E"/>
    <w:lvl w:ilvl="0" w:tplc="3688534E">
      <w:start w:val="1"/>
      <w:numFmt w:val="decimal"/>
      <w:lvlText w:val="%1."/>
      <w:lvlJc w:val="left"/>
      <w:pPr>
        <w:ind w:left="720" w:hanging="360"/>
      </w:pPr>
    </w:lvl>
    <w:lvl w:ilvl="1" w:tplc="68BE9C8A">
      <w:start w:val="1"/>
      <w:numFmt w:val="lowerLetter"/>
      <w:lvlText w:val="%2."/>
      <w:lvlJc w:val="left"/>
      <w:pPr>
        <w:ind w:left="1440" w:hanging="360"/>
      </w:pPr>
    </w:lvl>
    <w:lvl w:ilvl="2" w:tplc="E1D8CD1C">
      <w:start w:val="1"/>
      <w:numFmt w:val="lowerRoman"/>
      <w:lvlText w:val="%3."/>
      <w:lvlJc w:val="right"/>
      <w:pPr>
        <w:ind w:left="2160" w:hanging="180"/>
      </w:pPr>
    </w:lvl>
    <w:lvl w:ilvl="3" w:tplc="2176FF1C">
      <w:start w:val="1"/>
      <w:numFmt w:val="decimal"/>
      <w:lvlText w:val="%4."/>
      <w:lvlJc w:val="left"/>
      <w:pPr>
        <w:ind w:left="2880" w:hanging="360"/>
      </w:pPr>
    </w:lvl>
    <w:lvl w:ilvl="4" w:tplc="8C226DB2">
      <w:start w:val="1"/>
      <w:numFmt w:val="lowerLetter"/>
      <w:lvlText w:val="%5."/>
      <w:lvlJc w:val="left"/>
      <w:pPr>
        <w:ind w:left="3600" w:hanging="360"/>
      </w:pPr>
    </w:lvl>
    <w:lvl w:ilvl="5" w:tplc="B7E2F834">
      <w:start w:val="1"/>
      <w:numFmt w:val="lowerRoman"/>
      <w:lvlText w:val="%6."/>
      <w:lvlJc w:val="right"/>
      <w:pPr>
        <w:ind w:left="4320" w:hanging="180"/>
      </w:pPr>
    </w:lvl>
    <w:lvl w:ilvl="6" w:tplc="6CC0792E">
      <w:start w:val="1"/>
      <w:numFmt w:val="decimal"/>
      <w:lvlText w:val="%7."/>
      <w:lvlJc w:val="left"/>
      <w:pPr>
        <w:ind w:left="5040" w:hanging="360"/>
      </w:pPr>
    </w:lvl>
    <w:lvl w:ilvl="7" w:tplc="52CA5F0E">
      <w:start w:val="1"/>
      <w:numFmt w:val="lowerLetter"/>
      <w:lvlText w:val="%8."/>
      <w:lvlJc w:val="left"/>
      <w:pPr>
        <w:ind w:left="5760" w:hanging="360"/>
      </w:pPr>
    </w:lvl>
    <w:lvl w:ilvl="8" w:tplc="0840FF4C">
      <w:start w:val="1"/>
      <w:numFmt w:val="lowerRoman"/>
      <w:lvlText w:val="%9."/>
      <w:lvlJc w:val="right"/>
      <w:pPr>
        <w:ind w:left="6480" w:hanging="180"/>
      </w:pPr>
    </w:lvl>
  </w:abstractNum>
  <w:abstractNum w:abstractNumId="22" w15:restartNumberingAfterBreak="0">
    <w:nsid w:val="46E74C85"/>
    <w:multiLevelType w:val="hybridMultilevel"/>
    <w:tmpl w:val="B5343320"/>
    <w:lvl w:ilvl="0" w:tplc="DB783C76">
      <w:start w:val="1"/>
      <w:numFmt w:val="decimal"/>
      <w:lvlText w:val="%1."/>
      <w:lvlJc w:val="left"/>
      <w:pPr>
        <w:ind w:left="720" w:hanging="360"/>
      </w:pPr>
    </w:lvl>
    <w:lvl w:ilvl="1" w:tplc="D2826606">
      <w:start w:val="1"/>
      <w:numFmt w:val="lowerLetter"/>
      <w:lvlText w:val="%2."/>
      <w:lvlJc w:val="left"/>
      <w:pPr>
        <w:ind w:left="1440" w:hanging="360"/>
      </w:pPr>
    </w:lvl>
    <w:lvl w:ilvl="2" w:tplc="64F22DEA">
      <w:start w:val="1"/>
      <w:numFmt w:val="lowerRoman"/>
      <w:lvlText w:val="%3."/>
      <w:lvlJc w:val="right"/>
      <w:pPr>
        <w:ind w:left="2160" w:hanging="180"/>
      </w:pPr>
    </w:lvl>
    <w:lvl w:ilvl="3" w:tplc="E98055E2">
      <w:start w:val="1"/>
      <w:numFmt w:val="decimal"/>
      <w:lvlText w:val="%4."/>
      <w:lvlJc w:val="left"/>
      <w:pPr>
        <w:ind w:left="2880" w:hanging="360"/>
      </w:pPr>
    </w:lvl>
    <w:lvl w:ilvl="4" w:tplc="26D4DC8A">
      <w:start w:val="1"/>
      <w:numFmt w:val="lowerLetter"/>
      <w:lvlText w:val="%5."/>
      <w:lvlJc w:val="left"/>
      <w:pPr>
        <w:ind w:left="3600" w:hanging="360"/>
      </w:pPr>
    </w:lvl>
    <w:lvl w:ilvl="5" w:tplc="28BC312E">
      <w:start w:val="1"/>
      <w:numFmt w:val="lowerRoman"/>
      <w:lvlText w:val="%6."/>
      <w:lvlJc w:val="right"/>
      <w:pPr>
        <w:ind w:left="4320" w:hanging="180"/>
      </w:pPr>
    </w:lvl>
    <w:lvl w:ilvl="6" w:tplc="F6D6197A">
      <w:start w:val="1"/>
      <w:numFmt w:val="decimal"/>
      <w:lvlText w:val="%7."/>
      <w:lvlJc w:val="left"/>
      <w:pPr>
        <w:ind w:left="5040" w:hanging="360"/>
      </w:pPr>
    </w:lvl>
    <w:lvl w:ilvl="7" w:tplc="AA40E706">
      <w:start w:val="1"/>
      <w:numFmt w:val="lowerLetter"/>
      <w:lvlText w:val="%8."/>
      <w:lvlJc w:val="left"/>
      <w:pPr>
        <w:ind w:left="5760" w:hanging="360"/>
      </w:pPr>
    </w:lvl>
    <w:lvl w:ilvl="8" w:tplc="69A680E0">
      <w:start w:val="1"/>
      <w:numFmt w:val="lowerRoman"/>
      <w:lvlText w:val="%9."/>
      <w:lvlJc w:val="right"/>
      <w:pPr>
        <w:ind w:left="6480" w:hanging="180"/>
      </w:pPr>
    </w:lvl>
  </w:abstractNum>
  <w:abstractNum w:abstractNumId="23" w15:restartNumberingAfterBreak="0">
    <w:nsid w:val="4A00273C"/>
    <w:multiLevelType w:val="hybridMultilevel"/>
    <w:tmpl w:val="E0B872BA"/>
    <w:lvl w:ilvl="0" w:tplc="B82AB2F2">
      <w:start w:val="1"/>
      <w:numFmt w:val="decimal"/>
      <w:lvlText w:val="%1."/>
      <w:lvlJc w:val="left"/>
      <w:pPr>
        <w:ind w:left="720" w:hanging="360"/>
      </w:pPr>
    </w:lvl>
    <w:lvl w:ilvl="1" w:tplc="6B0293E2">
      <w:start w:val="1"/>
      <w:numFmt w:val="lowerLetter"/>
      <w:lvlText w:val="%2."/>
      <w:lvlJc w:val="left"/>
      <w:pPr>
        <w:ind w:left="1440" w:hanging="360"/>
      </w:pPr>
    </w:lvl>
    <w:lvl w:ilvl="2" w:tplc="D0EA5272">
      <w:start w:val="1"/>
      <w:numFmt w:val="lowerRoman"/>
      <w:lvlText w:val="%3."/>
      <w:lvlJc w:val="right"/>
      <w:pPr>
        <w:ind w:left="2160" w:hanging="180"/>
      </w:pPr>
    </w:lvl>
    <w:lvl w:ilvl="3" w:tplc="378EAD28">
      <w:start w:val="1"/>
      <w:numFmt w:val="decimal"/>
      <w:lvlText w:val="%4."/>
      <w:lvlJc w:val="left"/>
      <w:pPr>
        <w:ind w:left="2880" w:hanging="360"/>
      </w:pPr>
    </w:lvl>
    <w:lvl w:ilvl="4" w:tplc="824E7330">
      <w:start w:val="1"/>
      <w:numFmt w:val="lowerLetter"/>
      <w:lvlText w:val="%5."/>
      <w:lvlJc w:val="left"/>
      <w:pPr>
        <w:ind w:left="3600" w:hanging="360"/>
      </w:pPr>
    </w:lvl>
    <w:lvl w:ilvl="5" w:tplc="671897A8">
      <w:start w:val="1"/>
      <w:numFmt w:val="lowerRoman"/>
      <w:lvlText w:val="%6."/>
      <w:lvlJc w:val="right"/>
      <w:pPr>
        <w:ind w:left="4320" w:hanging="180"/>
      </w:pPr>
    </w:lvl>
    <w:lvl w:ilvl="6" w:tplc="795892C4">
      <w:start w:val="1"/>
      <w:numFmt w:val="decimal"/>
      <w:lvlText w:val="%7."/>
      <w:lvlJc w:val="left"/>
      <w:pPr>
        <w:ind w:left="5040" w:hanging="360"/>
      </w:pPr>
    </w:lvl>
    <w:lvl w:ilvl="7" w:tplc="158E41C2">
      <w:start w:val="1"/>
      <w:numFmt w:val="lowerLetter"/>
      <w:lvlText w:val="%8."/>
      <w:lvlJc w:val="left"/>
      <w:pPr>
        <w:ind w:left="5760" w:hanging="360"/>
      </w:pPr>
    </w:lvl>
    <w:lvl w:ilvl="8" w:tplc="04F0DDD8">
      <w:start w:val="1"/>
      <w:numFmt w:val="lowerRoman"/>
      <w:lvlText w:val="%9."/>
      <w:lvlJc w:val="right"/>
      <w:pPr>
        <w:ind w:left="6480" w:hanging="180"/>
      </w:pPr>
    </w:lvl>
  </w:abstractNum>
  <w:abstractNum w:abstractNumId="24" w15:restartNumberingAfterBreak="0">
    <w:nsid w:val="4D1F7023"/>
    <w:multiLevelType w:val="hybridMultilevel"/>
    <w:tmpl w:val="72CEC216"/>
    <w:lvl w:ilvl="0" w:tplc="4614CB28">
      <w:start w:val="1"/>
      <w:numFmt w:val="decimal"/>
      <w:lvlText w:val="%1."/>
      <w:lvlJc w:val="left"/>
      <w:pPr>
        <w:ind w:left="720" w:hanging="360"/>
      </w:pPr>
    </w:lvl>
    <w:lvl w:ilvl="1" w:tplc="73863780">
      <w:start w:val="1"/>
      <w:numFmt w:val="lowerLetter"/>
      <w:lvlText w:val="%2."/>
      <w:lvlJc w:val="left"/>
      <w:pPr>
        <w:ind w:left="1440" w:hanging="360"/>
      </w:pPr>
    </w:lvl>
    <w:lvl w:ilvl="2" w:tplc="B3AC7F92">
      <w:start w:val="1"/>
      <w:numFmt w:val="lowerRoman"/>
      <w:lvlText w:val="%3."/>
      <w:lvlJc w:val="right"/>
      <w:pPr>
        <w:ind w:left="2160" w:hanging="180"/>
      </w:pPr>
    </w:lvl>
    <w:lvl w:ilvl="3" w:tplc="87DC8B04">
      <w:start w:val="1"/>
      <w:numFmt w:val="decimal"/>
      <w:lvlText w:val="%4."/>
      <w:lvlJc w:val="left"/>
      <w:pPr>
        <w:ind w:left="2880" w:hanging="360"/>
      </w:pPr>
    </w:lvl>
    <w:lvl w:ilvl="4" w:tplc="96D03926">
      <w:start w:val="1"/>
      <w:numFmt w:val="lowerLetter"/>
      <w:lvlText w:val="%5."/>
      <w:lvlJc w:val="left"/>
      <w:pPr>
        <w:ind w:left="3600" w:hanging="360"/>
      </w:pPr>
    </w:lvl>
    <w:lvl w:ilvl="5" w:tplc="E92AA0DE">
      <w:start w:val="1"/>
      <w:numFmt w:val="lowerRoman"/>
      <w:lvlText w:val="%6."/>
      <w:lvlJc w:val="right"/>
      <w:pPr>
        <w:ind w:left="4320" w:hanging="180"/>
      </w:pPr>
    </w:lvl>
    <w:lvl w:ilvl="6" w:tplc="FDD68182">
      <w:start w:val="1"/>
      <w:numFmt w:val="decimal"/>
      <w:lvlText w:val="%7."/>
      <w:lvlJc w:val="left"/>
      <w:pPr>
        <w:ind w:left="5040" w:hanging="360"/>
      </w:pPr>
    </w:lvl>
    <w:lvl w:ilvl="7" w:tplc="01600910">
      <w:start w:val="1"/>
      <w:numFmt w:val="lowerLetter"/>
      <w:lvlText w:val="%8."/>
      <w:lvlJc w:val="left"/>
      <w:pPr>
        <w:ind w:left="5760" w:hanging="360"/>
      </w:pPr>
    </w:lvl>
    <w:lvl w:ilvl="8" w:tplc="EE72274E">
      <w:start w:val="1"/>
      <w:numFmt w:val="lowerRoman"/>
      <w:lvlText w:val="%9."/>
      <w:lvlJc w:val="right"/>
      <w:pPr>
        <w:ind w:left="6480" w:hanging="180"/>
      </w:pPr>
    </w:lvl>
  </w:abstractNum>
  <w:abstractNum w:abstractNumId="25" w15:restartNumberingAfterBreak="0">
    <w:nsid w:val="5080729E"/>
    <w:multiLevelType w:val="hybridMultilevel"/>
    <w:tmpl w:val="B8FABF2E"/>
    <w:lvl w:ilvl="0" w:tplc="F214A5A2">
      <w:start w:val="1"/>
      <w:numFmt w:val="decimal"/>
      <w:lvlText w:val="%1."/>
      <w:lvlJc w:val="left"/>
      <w:pPr>
        <w:ind w:left="720" w:hanging="360"/>
      </w:pPr>
    </w:lvl>
    <w:lvl w:ilvl="1" w:tplc="DD941800">
      <w:start w:val="1"/>
      <w:numFmt w:val="lowerLetter"/>
      <w:lvlText w:val="%2."/>
      <w:lvlJc w:val="left"/>
      <w:pPr>
        <w:ind w:left="1440" w:hanging="360"/>
      </w:pPr>
    </w:lvl>
    <w:lvl w:ilvl="2" w:tplc="3594E2B4">
      <w:start w:val="1"/>
      <w:numFmt w:val="lowerRoman"/>
      <w:lvlText w:val="%3."/>
      <w:lvlJc w:val="right"/>
      <w:pPr>
        <w:ind w:left="2160" w:hanging="180"/>
      </w:pPr>
    </w:lvl>
    <w:lvl w:ilvl="3" w:tplc="C3820DD2">
      <w:start w:val="1"/>
      <w:numFmt w:val="decimal"/>
      <w:lvlText w:val="%4."/>
      <w:lvlJc w:val="left"/>
      <w:pPr>
        <w:ind w:left="2880" w:hanging="360"/>
      </w:pPr>
    </w:lvl>
    <w:lvl w:ilvl="4" w:tplc="7BBE9D42">
      <w:start w:val="1"/>
      <w:numFmt w:val="lowerLetter"/>
      <w:lvlText w:val="%5."/>
      <w:lvlJc w:val="left"/>
      <w:pPr>
        <w:ind w:left="3600" w:hanging="360"/>
      </w:pPr>
    </w:lvl>
    <w:lvl w:ilvl="5" w:tplc="8AA0A01E">
      <w:start w:val="1"/>
      <w:numFmt w:val="lowerRoman"/>
      <w:lvlText w:val="%6."/>
      <w:lvlJc w:val="right"/>
      <w:pPr>
        <w:ind w:left="4320" w:hanging="180"/>
      </w:pPr>
    </w:lvl>
    <w:lvl w:ilvl="6" w:tplc="06624018">
      <w:start w:val="1"/>
      <w:numFmt w:val="decimal"/>
      <w:lvlText w:val="%7."/>
      <w:lvlJc w:val="left"/>
      <w:pPr>
        <w:ind w:left="5040" w:hanging="360"/>
      </w:pPr>
    </w:lvl>
    <w:lvl w:ilvl="7" w:tplc="33188ADC">
      <w:start w:val="1"/>
      <w:numFmt w:val="lowerLetter"/>
      <w:lvlText w:val="%8."/>
      <w:lvlJc w:val="left"/>
      <w:pPr>
        <w:ind w:left="5760" w:hanging="360"/>
      </w:pPr>
    </w:lvl>
    <w:lvl w:ilvl="8" w:tplc="B6B0F8C8">
      <w:start w:val="1"/>
      <w:numFmt w:val="lowerRoman"/>
      <w:lvlText w:val="%9."/>
      <w:lvlJc w:val="right"/>
      <w:pPr>
        <w:ind w:left="6480" w:hanging="180"/>
      </w:pPr>
    </w:lvl>
  </w:abstractNum>
  <w:abstractNum w:abstractNumId="26" w15:restartNumberingAfterBreak="0">
    <w:nsid w:val="52E13BFC"/>
    <w:multiLevelType w:val="hybridMultilevel"/>
    <w:tmpl w:val="DE285224"/>
    <w:lvl w:ilvl="0" w:tplc="C86A0052">
      <w:start w:val="1"/>
      <w:numFmt w:val="decimal"/>
      <w:lvlText w:val="%1."/>
      <w:lvlJc w:val="left"/>
      <w:pPr>
        <w:ind w:left="720" w:hanging="360"/>
      </w:pPr>
    </w:lvl>
    <w:lvl w:ilvl="1" w:tplc="86921934">
      <w:start w:val="1"/>
      <w:numFmt w:val="lowerLetter"/>
      <w:lvlText w:val="%2."/>
      <w:lvlJc w:val="left"/>
      <w:pPr>
        <w:ind w:left="1440" w:hanging="360"/>
      </w:pPr>
    </w:lvl>
    <w:lvl w:ilvl="2" w:tplc="28DA88C2">
      <w:start w:val="1"/>
      <w:numFmt w:val="lowerRoman"/>
      <w:lvlText w:val="%3."/>
      <w:lvlJc w:val="right"/>
      <w:pPr>
        <w:ind w:left="2160" w:hanging="180"/>
      </w:pPr>
    </w:lvl>
    <w:lvl w:ilvl="3" w:tplc="18549D38">
      <w:start w:val="1"/>
      <w:numFmt w:val="decimal"/>
      <w:lvlText w:val="%4."/>
      <w:lvlJc w:val="left"/>
      <w:pPr>
        <w:ind w:left="2880" w:hanging="360"/>
      </w:pPr>
    </w:lvl>
    <w:lvl w:ilvl="4" w:tplc="1D8AC03C">
      <w:start w:val="1"/>
      <w:numFmt w:val="lowerLetter"/>
      <w:lvlText w:val="%5."/>
      <w:lvlJc w:val="left"/>
      <w:pPr>
        <w:ind w:left="3600" w:hanging="360"/>
      </w:pPr>
    </w:lvl>
    <w:lvl w:ilvl="5" w:tplc="5E988BEA">
      <w:start w:val="1"/>
      <w:numFmt w:val="lowerRoman"/>
      <w:lvlText w:val="%6."/>
      <w:lvlJc w:val="right"/>
      <w:pPr>
        <w:ind w:left="4320" w:hanging="180"/>
      </w:pPr>
    </w:lvl>
    <w:lvl w:ilvl="6" w:tplc="F3828594">
      <w:start w:val="1"/>
      <w:numFmt w:val="decimal"/>
      <w:lvlText w:val="%7."/>
      <w:lvlJc w:val="left"/>
      <w:pPr>
        <w:ind w:left="5040" w:hanging="360"/>
      </w:pPr>
    </w:lvl>
    <w:lvl w:ilvl="7" w:tplc="E8C42FD2">
      <w:start w:val="1"/>
      <w:numFmt w:val="lowerLetter"/>
      <w:lvlText w:val="%8."/>
      <w:lvlJc w:val="left"/>
      <w:pPr>
        <w:ind w:left="5760" w:hanging="360"/>
      </w:pPr>
    </w:lvl>
    <w:lvl w:ilvl="8" w:tplc="E56CE062">
      <w:start w:val="1"/>
      <w:numFmt w:val="lowerRoman"/>
      <w:lvlText w:val="%9."/>
      <w:lvlJc w:val="right"/>
      <w:pPr>
        <w:ind w:left="6480" w:hanging="180"/>
      </w:pPr>
    </w:lvl>
  </w:abstractNum>
  <w:abstractNum w:abstractNumId="27" w15:restartNumberingAfterBreak="0">
    <w:nsid w:val="53C8754A"/>
    <w:multiLevelType w:val="hybridMultilevel"/>
    <w:tmpl w:val="D2C2EBAE"/>
    <w:lvl w:ilvl="0" w:tplc="F9AE227E">
      <w:start w:val="1"/>
      <w:numFmt w:val="decimal"/>
      <w:lvlText w:val="%1."/>
      <w:lvlJc w:val="left"/>
      <w:pPr>
        <w:ind w:left="720" w:hanging="360"/>
      </w:pPr>
    </w:lvl>
    <w:lvl w:ilvl="1" w:tplc="8490F850">
      <w:start w:val="1"/>
      <w:numFmt w:val="lowerLetter"/>
      <w:lvlText w:val="%2."/>
      <w:lvlJc w:val="left"/>
      <w:pPr>
        <w:ind w:left="1440" w:hanging="360"/>
      </w:pPr>
    </w:lvl>
    <w:lvl w:ilvl="2" w:tplc="A97C912C">
      <w:start w:val="1"/>
      <w:numFmt w:val="lowerRoman"/>
      <w:lvlText w:val="%3."/>
      <w:lvlJc w:val="right"/>
      <w:pPr>
        <w:ind w:left="2160" w:hanging="180"/>
      </w:pPr>
    </w:lvl>
    <w:lvl w:ilvl="3" w:tplc="B3C87EC2">
      <w:start w:val="1"/>
      <w:numFmt w:val="decimal"/>
      <w:lvlText w:val="%4."/>
      <w:lvlJc w:val="left"/>
      <w:pPr>
        <w:ind w:left="2880" w:hanging="360"/>
      </w:pPr>
    </w:lvl>
    <w:lvl w:ilvl="4" w:tplc="4BC423CA">
      <w:start w:val="1"/>
      <w:numFmt w:val="lowerLetter"/>
      <w:lvlText w:val="%5."/>
      <w:lvlJc w:val="left"/>
      <w:pPr>
        <w:ind w:left="3600" w:hanging="360"/>
      </w:pPr>
    </w:lvl>
    <w:lvl w:ilvl="5" w:tplc="7BB4268E">
      <w:start w:val="1"/>
      <w:numFmt w:val="lowerRoman"/>
      <w:lvlText w:val="%6."/>
      <w:lvlJc w:val="right"/>
      <w:pPr>
        <w:ind w:left="4320" w:hanging="180"/>
      </w:pPr>
    </w:lvl>
    <w:lvl w:ilvl="6" w:tplc="8C062524">
      <w:start w:val="1"/>
      <w:numFmt w:val="decimal"/>
      <w:lvlText w:val="%7."/>
      <w:lvlJc w:val="left"/>
      <w:pPr>
        <w:ind w:left="5040" w:hanging="360"/>
      </w:pPr>
    </w:lvl>
    <w:lvl w:ilvl="7" w:tplc="3E9AFB44">
      <w:start w:val="1"/>
      <w:numFmt w:val="lowerLetter"/>
      <w:lvlText w:val="%8."/>
      <w:lvlJc w:val="left"/>
      <w:pPr>
        <w:ind w:left="5760" w:hanging="360"/>
      </w:pPr>
    </w:lvl>
    <w:lvl w:ilvl="8" w:tplc="046AACB6">
      <w:start w:val="1"/>
      <w:numFmt w:val="lowerRoman"/>
      <w:lvlText w:val="%9."/>
      <w:lvlJc w:val="right"/>
      <w:pPr>
        <w:ind w:left="6480" w:hanging="180"/>
      </w:pPr>
    </w:lvl>
  </w:abstractNum>
  <w:abstractNum w:abstractNumId="28" w15:restartNumberingAfterBreak="0">
    <w:nsid w:val="55777B00"/>
    <w:multiLevelType w:val="hybridMultilevel"/>
    <w:tmpl w:val="08AC0040"/>
    <w:lvl w:ilvl="0" w:tplc="D06A0BEA">
      <w:start w:val="1"/>
      <w:numFmt w:val="decimal"/>
      <w:lvlText w:val="%1."/>
      <w:lvlJc w:val="left"/>
      <w:pPr>
        <w:ind w:left="720" w:hanging="360"/>
      </w:pPr>
    </w:lvl>
    <w:lvl w:ilvl="1" w:tplc="8C343A42">
      <w:start w:val="1"/>
      <w:numFmt w:val="lowerLetter"/>
      <w:lvlText w:val="%2."/>
      <w:lvlJc w:val="left"/>
      <w:pPr>
        <w:ind w:left="1440" w:hanging="360"/>
      </w:pPr>
    </w:lvl>
    <w:lvl w:ilvl="2" w:tplc="665C7698">
      <w:start w:val="1"/>
      <w:numFmt w:val="lowerRoman"/>
      <w:lvlText w:val="%3."/>
      <w:lvlJc w:val="right"/>
      <w:pPr>
        <w:ind w:left="2160" w:hanging="180"/>
      </w:pPr>
    </w:lvl>
    <w:lvl w:ilvl="3" w:tplc="2422A0E2">
      <w:start w:val="1"/>
      <w:numFmt w:val="decimal"/>
      <w:lvlText w:val="%4."/>
      <w:lvlJc w:val="left"/>
      <w:pPr>
        <w:ind w:left="2880" w:hanging="360"/>
      </w:pPr>
    </w:lvl>
    <w:lvl w:ilvl="4" w:tplc="9878D74C">
      <w:start w:val="1"/>
      <w:numFmt w:val="lowerLetter"/>
      <w:lvlText w:val="%5."/>
      <w:lvlJc w:val="left"/>
      <w:pPr>
        <w:ind w:left="3600" w:hanging="360"/>
      </w:pPr>
    </w:lvl>
    <w:lvl w:ilvl="5" w:tplc="F5CAE8B0">
      <w:start w:val="1"/>
      <w:numFmt w:val="lowerRoman"/>
      <w:lvlText w:val="%6."/>
      <w:lvlJc w:val="right"/>
      <w:pPr>
        <w:ind w:left="4320" w:hanging="180"/>
      </w:pPr>
    </w:lvl>
    <w:lvl w:ilvl="6" w:tplc="5216964E">
      <w:start w:val="1"/>
      <w:numFmt w:val="decimal"/>
      <w:lvlText w:val="%7."/>
      <w:lvlJc w:val="left"/>
      <w:pPr>
        <w:ind w:left="5040" w:hanging="360"/>
      </w:pPr>
    </w:lvl>
    <w:lvl w:ilvl="7" w:tplc="D8364E30">
      <w:start w:val="1"/>
      <w:numFmt w:val="lowerLetter"/>
      <w:lvlText w:val="%8."/>
      <w:lvlJc w:val="left"/>
      <w:pPr>
        <w:ind w:left="5760" w:hanging="360"/>
      </w:pPr>
    </w:lvl>
    <w:lvl w:ilvl="8" w:tplc="EEE20268">
      <w:start w:val="1"/>
      <w:numFmt w:val="lowerRoman"/>
      <w:lvlText w:val="%9."/>
      <w:lvlJc w:val="right"/>
      <w:pPr>
        <w:ind w:left="6480" w:hanging="180"/>
      </w:pPr>
    </w:lvl>
  </w:abstractNum>
  <w:abstractNum w:abstractNumId="29" w15:restartNumberingAfterBreak="0">
    <w:nsid w:val="57C44AA5"/>
    <w:multiLevelType w:val="hybridMultilevel"/>
    <w:tmpl w:val="DC32082E"/>
    <w:lvl w:ilvl="0" w:tplc="4892620A">
      <w:start w:val="1"/>
      <w:numFmt w:val="decimal"/>
      <w:lvlText w:val="%1."/>
      <w:lvlJc w:val="left"/>
      <w:pPr>
        <w:ind w:left="720" w:hanging="360"/>
      </w:pPr>
    </w:lvl>
    <w:lvl w:ilvl="1" w:tplc="6F9E5CD2">
      <w:start w:val="1"/>
      <w:numFmt w:val="lowerLetter"/>
      <w:lvlText w:val="%2."/>
      <w:lvlJc w:val="left"/>
      <w:pPr>
        <w:ind w:left="1440" w:hanging="360"/>
      </w:pPr>
    </w:lvl>
    <w:lvl w:ilvl="2" w:tplc="5128DB12">
      <w:start w:val="1"/>
      <w:numFmt w:val="lowerRoman"/>
      <w:lvlText w:val="%3."/>
      <w:lvlJc w:val="right"/>
      <w:pPr>
        <w:ind w:left="2160" w:hanging="180"/>
      </w:pPr>
    </w:lvl>
    <w:lvl w:ilvl="3" w:tplc="F1E21200">
      <w:start w:val="1"/>
      <w:numFmt w:val="decimal"/>
      <w:lvlText w:val="%4."/>
      <w:lvlJc w:val="left"/>
      <w:pPr>
        <w:ind w:left="2880" w:hanging="360"/>
      </w:pPr>
    </w:lvl>
    <w:lvl w:ilvl="4" w:tplc="F4086EC8">
      <w:start w:val="1"/>
      <w:numFmt w:val="lowerLetter"/>
      <w:lvlText w:val="%5."/>
      <w:lvlJc w:val="left"/>
      <w:pPr>
        <w:ind w:left="3600" w:hanging="360"/>
      </w:pPr>
    </w:lvl>
    <w:lvl w:ilvl="5" w:tplc="6F5C9D90">
      <w:start w:val="1"/>
      <w:numFmt w:val="lowerRoman"/>
      <w:lvlText w:val="%6."/>
      <w:lvlJc w:val="right"/>
      <w:pPr>
        <w:ind w:left="4320" w:hanging="180"/>
      </w:pPr>
    </w:lvl>
    <w:lvl w:ilvl="6" w:tplc="3E78E924">
      <w:start w:val="1"/>
      <w:numFmt w:val="decimal"/>
      <w:lvlText w:val="%7."/>
      <w:lvlJc w:val="left"/>
      <w:pPr>
        <w:ind w:left="5040" w:hanging="360"/>
      </w:pPr>
    </w:lvl>
    <w:lvl w:ilvl="7" w:tplc="880A47B2">
      <w:start w:val="1"/>
      <w:numFmt w:val="lowerLetter"/>
      <w:lvlText w:val="%8."/>
      <w:lvlJc w:val="left"/>
      <w:pPr>
        <w:ind w:left="5760" w:hanging="360"/>
      </w:pPr>
    </w:lvl>
    <w:lvl w:ilvl="8" w:tplc="D160F858">
      <w:start w:val="1"/>
      <w:numFmt w:val="lowerRoman"/>
      <w:lvlText w:val="%9."/>
      <w:lvlJc w:val="right"/>
      <w:pPr>
        <w:ind w:left="6480" w:hanging="180"/>
      </w:pPr>
    </w:lvl>
  </w:abstractNum>
  <w:abstractNum w:abstractNumId="30" w15:restartNumberingAfterBreak="0">
    <w:nsid w:val="57FC38A0"/>
    <w:multiLevelType w:val="hybridMultilevel"/>
    <w:tmpl w:val="2A3A6336"/>
    <w:lvl w:ilvl="0" w:tplc="7CCE4BAA">
      <w:start w:val="1"/>
      <w:numFmt w:val="decimal"/>
      <w:lvlText w:val="%1."/>
      <w:lvlJc w:val="left"/>
      <w:pPr>
        <w:ind w:left="720" w:hanging="360"/>
      </w:pPr>
    </w:lvl>
    <w:lvl w:ilvl="1" w:tplc="13C84A9A">
      <w:start w:val="1"/>
      <w:numFmt w:val="lowerLetter"/>
      <w:lvlText w:val="%2."/>
      <w:lvlJc w:val="left"/>
      <w:pPr>
        <w:ind w:left="1440" w:hanging="360"/>
      </w:pPr>
    </w:lvl>
    <w:lvl w:ilvl="2" w:tplc="6ECE3940">
      <w:start w:val="1"/>
      <w:numFmt w:val="lowerRoman"/>
      <w:lvlText w:val="%3."/>
      <w:lvlJc w:val="right"/>
      <w:pPr>
        <w:ind w:left="2160" w:hanging="180"/>
      </w:pPr>
    </w:lvl>
    <w:lvl w:ilvl="3" w:tplc="DDB64A1E">
      <w:start w:val="1"/>
      <w:numFmt w:val="decimal"/>
      <w:lvlText w:val="%4."/>
      <w:lvlJc w:val="left"/>
      <w:pPr>
        <w:ind w:left="2880" w:hanging="360"/>
      </w:pPr>
    </w:lvl>
    <w:lvl w:ilvl="4" w:tplc="D6FAAF6A">
      <w:start w:val="1"/>
      <w:numFmt w:val="lowerLetter"/>
      <w:lvlText w:val="%5."/>
      <w:lvlJc w:val="left"/>
      <w:pPr>
        <w:ind w:left="3600" w:hanging="360"/>
      </w:pPr>
    </w:lvl>
    <w:lvl w:ilvl="5" w:tplc="16BC88E0">
      <w:start w:val="1"/>
      <w:numFmt w:val="lowerRoman"/>
      <w:lvlText w:val="%6."/>
      <w:lvlJc w:val="right"/>
      <w:pPr>
        <w:ind w:left="4320" w:hanging="180"/>
      </w:pPr>
    </w:lvl>
    <w:lvl w:ilvl="6" w:tplc="71069344">
      <w:start w:val="1"/>
      <w:numFmt w:val="decimal"/>
      <w:lvlText w:val="%7."/>
      <w:lvlJc w:val="left"/>
      <w:pPr>
        <w:ind w:left="5040" w:hanging="360"/>
      </w:pPr>
    </w:lvl>
    <w:lvl w:ilvl="7" w:tplc="11289136">
      <w:start w:val="1"/>
      <w:numFmt w:val="lowerLetter"/>
      <w:lvlText w:val="%8."/>
      <w:lvlJc w:val="left"/>
      <w:pPr>
        <w:ind w:left="5760" w:hanging="360"/>
      </w:pPr>
    </w:lvl>
    <w:lvl w:ilvl="8" w:tplc="599A0228">
      <w:start w:val="1"/>
      <w:numFmt w:val="lowerRoman"/>
      <w:lvlText w:val="%9."/>
      <w:lvlJc w:val="right"/>
      <w:pPr>
        <w:ind w:left="6480" w:hanging="180"/>
      </w:pPr>
    </w:lvl>
  </w:abstractNum>
  <w:abstractNum w:abstractNumId="31" w15:restartNumberingAfterBreak="0">
    <w:nsid w:val="58B42F2E"/>
    <w:multiLevelType w:val="hybridMultilevel"/>
    <w:tmpl w:val="6B8EA0A8"/>
    <w:lvl w:ilvl="0" w:tplc="F71A5A7A">
      <w:start w:val="1"/>
      <w:numFmt w:val="decimal"/>
      <w:lvlText w:val="%1."/>
      <w:lvlJc w:val="left"/>
      <w:pPr>
        <w:ind w:left="720" w:hanging="360"/>
      </w:pPr>
    </w:lvl>
    <w:lvl w:ilvl="1" w:tplc="7AE04DB0">
      <w:start w:val="1"/>
      <w:numFmt w:val="lowerLetter"/>
      <w:lvlText w:val="%2."/>
      <w:lvlJc w:val="left"/>
      <w:pPr>
        <w:ind w:left="1440" w:hanging="360"/>
      </w:pPr>
    </w:lvl>
    <w:lvl w:ilvl="2" w:tplc="EB501EF6">
      <w:start w:val="1"/>
      <w:numFmt w:val="lowerRoman"/>
      <w:lvlText w:val="%3."/>
      <w:lvlJc w:val="right"/>
      <w:pPr>
        <w:ind w:left="2160" w:hanging="180"/>
      </w:pPr>
    </w:lvl>
    <w:lvl w:ilvl="3" w:tplc="437C69E4">
      <w:start w:val="1"/>
      <w:numFmt w:val="decimal"/>
      <w:lvlText w:val="%4."/>
      <w:lvlJc w:val="left"/>
      <w:pPr>
        <w:ind w:left="2880" w:hanging="360"/>
      </w:pPr>
    </w:lvl>
    <w:lvl w:ilvl="4" w:tplc="CC74F466">
      <w:start w:val="1"/>
      <w:numFmt w:val="lowerLetter"/>
      <w:lvlText w:val="%5."/>
      <w:lvlJc w:val="left"/>
      <w:pPr>
        <w:ind w:left="3600" w:hanging="360"/>
      </w:pPr>
    </w:lvl>
    <w:lvl w:ilvl="5" w:tplc="8B7A384E">
      <w:start w:val="1"/>
      <w:numFmt w:val="lowerRoman"/>
      <w:lvlText w:val="%6."/>
      <w:lvlJc w:val="right"/>
      <w:pPr>
        <w:ind w:left="4320" w:hanging="180"/>
      </w:pPr>
    </w:lvl>
    <w:lvl w:ilvl="6" w:tplc="6A663E50">
      <w:start w:val="1"/>
      <w:numFmt w:val="decimal"/>
      <w:lvlText w:val="%7."/>
      <w:lvlJc w:val="left"/>
      <w:pPr>
        <w:ind w:left="5040" w:hanging="360"/>
      </w:pPr>
    </w:lvl>
    <w:lvl w:ilvl="7" w:tplc="EDD21AC6">
      <w:start w:val="1"/>
      <w:numFmt w:val="lowerLetter"/>
      <w:lvlText w:val="%8."/>
      <w:lvlJc w:val="left"/>
      <w:pPr>
        <w:ind w:left="5760" w:hanging="360"/>
      </w:pPr>
    </w:lvl>
    <w:lvl w:ilvl="8" w:tplc="995A94F2">
      <w:start w:val="1"/>
      <w:numFmt w:val="lowerRoman"/>
      <w:lvlText w:val="%9."/>
      <w:lvlJc w:val="right"/>
      <w:pPr>
        <w:ind w:left="6480" w:hanging="180"/>
      </w:pPr>
    </w:lvl>
  </w:abstractNum>
  <w:abstractNum w:abstractNumId="32" w15:restartNumberingAfterBreak="0">
    <w:nsid w:val="59EE4C0A"/>
    <w:multiLevelType w:val="hybridMultilevel"/>
    <w:tmpl w:val="E03877D6"/>
    <w:lvl w:ilvl="0" w:tplc="D42676B4">
      <w:start w:val="1"/>
      <w:numFmt w:val="decimal"/>
      <w:lvlText w:val="%1."/>
      <w:lvlJc w:val="left"/>
      <w:pPr>
        <w:ind w:left="720" w:hanging="360"/>
      </w:pPr>
    </w:lvl>
    <w:lvl w:ilvl="1" w:tplc="4B6CCF70">
      <w:start w:val="1"/>
      <w:numFmt w:val="lowerLetter"/>
      <w:lvlText w:val="%2."/>
      <w:lvlJc w:val="left"/>
      <w:pPr>
        <w:ind w:left="1440" w:hanging="360"/>
      </w:pPr>
    </w:lvl>
    <w:lvl w:ilvl="2" w:tplc="8C2E6150">
      <w:start w:val="1"/>
      <w:numFmt w:val="lowerRoman"/>
      <w:lvlText w:val="%3."/>
      <w:lvlJc w:val="right"/>
      <w:pPr>
        <w:ind w:left="2160" w:hanging="180"/>
      </w:pPr>
    </w:lvl>
    <w:lvl w:ilvl="3" w:tplc="A5F42B8E">
      <w:start w:val="1"/>
      <w:numFmt w:val="decimal"/>
      <w:lvlText w:val="%4."/>
      <w:lvlJc w:val="left"/>
      <w:pPr>
        <w:ind w:left="2880" w:hanging="360"/>
      </w:pPr>
    </w:lvl>
    <w:lvl w:ilvl="4" w:tplc="4554374C">
      <w:start w:val="1"/>
      <w:numFmt w:val="lowerLetter"/>
      <w:lvlText w:val="%5."/>
      <w:lvlJc w:val="left"/>
      <w:pPr>
        <w:ind w:left="3600" w:hanging="360"/>
      </w:pPr>
    </w:lvl>
    <w:lvl w:ilvl="5" w:tplc="CBC6F17E">
      <w:start w:val="1"/>
      <w:numFmt w:val="lowerRoman"/>
      <w:lvlText w:val="%6."/>
      <w:lvlJc w:val="right"/>
      <w:pPr>
        <w:ind w:left="4320" w:hanging="180"/>
      </w:pPr>
    </w:lvl>
    <w:lvl w:ilvl="6" w:tplc="170435A2">
      <w:start w:val="1"/>
      <w:numFmt w:val="decimal"/>
      <w:lvlText w:val="%7."/>
      <w:lvlJc w:val="left"/>
      <w:pPr>
        <w:ind w:left="5040" w:hanging="360"/>
      </w:pPr>
    </w:lvl>
    <w:lvl w:ilvl="7" w:tplc="FD08C3BA">
      <w:start w:val="1"/>
      <w:numFmt w:val="lowerLetter"/>
      <w:lvlText w:val="%8."/>
      <w:lvlJc w:val="left"/>
      <w:pPr>
        <w:ind w:left="5760" w:hanging="360"/>
      </w:pPr>
    </w:lvl>
    <w:lvl w:ilvl="8" w:tplc="726CF6F4">
      <w:start w:val="1"/>
      <w:numFmt w:val="lowerRoman"/>
      <w:lvlText w:val="%9."/>
      <w:lvlJc w:val="right"/>
      <w:pPr>
        <w:ind w:left="6480" w:hanging="180"/>
      </w:pPr>
    </w:lvl>
  </w:abstractNum>
  <w:abstractNum w:abstractNumId="33" w15:restartNumberingAfterBreak="0">
    <w:nsid w:val="5B4E0716"/>
    <w:multiLevelType w:val="hybridMultilevel"/>
    <w:tmpl w:val="2626D774"/>
    <w:lvl w:ilvl="0" w:tplc="F3D0111A">
      <w:start w:val="1"/>
      <w:numFmt w:val="decimal"/>
      <w:lvlText w:val="%1."/>
      <w:lvlJc w:val="left"/>
      <w:pPr>
        <w:ind w:left="720" w:hanging="360"/>
      </w:pPr>
    </w:lvl>
    <w:lvl w:ilvl="1" w:tplc="7B5E2A64">
      <w:start w:val="1"/>
      <w:numFmt w:val="lowerLetter"/>
      <w:lvlText w:val="%2."/>
      <w:lvlJc w:val="left"/>
      <w:pPr>
        <w:ind w:left="1440" w:hanging="360"/>
      </w:pPr>
    </w:lvl>
    <w:lvl w:ilvl="2" w:tplc="AA587DEE">
      <w:start w:val="1"/>
      <w:numFmt w:val="lowerRoman"/>
      <w:lvlText w:val="%3."/>
      <w:lvlJc w:val="right"/>
      <w:pPr>
        <w:ind w:left="2160" w:hanging="180"/>
      </w:pPr>
    </w:lvl>
    <w:lvl w:ilvl="3" w:tplc="9D009908">
      <w:start w:val="1"/>
      <w:numFmt w:val="decimal"/>
      <w:lvlText w:val="%4."/>
      <w:lvlJc w:val="left"/>
      <w:pPr>
        <w:ind w:left="2880" w:hanging="360"/>
      </w:pPr>
    </w:lvl>
    <w:lvl w:ilvl="4" w:tplc="5AD28448">
      <w:start w:val="1"/>
      <w:numFmt w:val="lowerLetter"/>
      <w:lvlText w:val="%5."/>
      <w:lvlJc w:val="left"/>
      <w:pPr>
        <w:ind w:left="3600" w:hanging="360"/>
      </w:pPr>
    </w:lvl>
    <w:lvl w:ilvl="5" w:tplc="3F864680">
      <w:start w:val="1"/>
      <w:numFmt w:val="lowerRoman"/>
      <w:lvlText w:val="%6."/>
      <w:lvlJc w:val="right"/>
      <w:pPr>
        <w:ind w:left="4320" w:hanging="180"/>
      </w:pPr>
    </w:lvl>
    <w:lvl w:ilvl="6" w:tplc="FE2810E8">
      <w:start w:val="1"/>
      <w:numFmt w:val="decimal"/>
      <w:lvlText w:val="%7."/>
      <w:lvlJc w:val="left"/>
      <w:pPr>
        <w:ind w:left="5040" w:hanging="360"/>
      </w:pPr>
    </w:lvl>
    <w:lvl w:ilvl="7" w:tplc="E20A511A">
      <w:start w:val="1"/>
      <w:numFmt w:val="lowerLetter"/>
      <w:lvlText w:val="%8."/>
      <w:lvlJc w:val="left"/>
      <w:pPr>
        <w:ind w:left="5760" w:hanging="360"/>
      </w:pPr>
    </w:lvl>
    <w:lvl w:ilvl="8" w:tplc="A6602530">
      <w:start w:val="1"/>
      <w:numFmt w:val="lowerRoman"/>
      <w:lvlText w:val="%9."/>
      <w:lvlJc w:val="right"/>
      <w:pPr>
        <w:ind w:left="6480" w:hanging="180"/>
      </w:pPr>
    </w:lvl>
  </w:abstractNum>
  <w:abstractNum w:abstractNumId="34" w15:restartNumberingAfterBreak="0">
    <w:nsid w:val="5D512E8D"/>
    <w:multiLevelType w:val="hybridMultilevel"/>
    <w:tmpl w:val="03180600"/>
    <w:lvl w:ilvl="0" w:tplc="B09A7E7E">
      <w:start w:val="1"/>
      <w:numFmt w:val="decimal"/>
      <w:lvlText w:val="%1."/>
      <w:lvlJc w:val="left"/>
      <w:pPr>
        <w:ind w:left="720" w:hanging="360"/>
      </w:pPr>
    </w:lvl>
    <w:lvl w:ilvl="1" w:tplc="116CADA6">
      <w:start w:val="1"/>
      <w:numFmt w:val="lowerLetter"/>
      <w:lvlText w:val="%2."/>
      <w:lvlJc w:val="left"/>
      <w:pPr>
        <w:ind w:left="1440" w:hanging="360"/>
      </w:pPr>
    </w:lvl>
    <w:lvl w:ilvl="2" w:tplc="3C9A6656">
      <w:start w:val="1"/>
      <w:numFmt w:val="lowerRoman"/>
      <w:lvlText w:val="%3."/>
      <w:lvlJc w:val="right"/>
      <w:pPr>
        <w:ind w:left="2160" w:hanging="180"/>
      </w:pPr>
    </w:lvl>
    <w:lvl w:ilvl="3" w:tplc="7D6AB162">
      <w:start w:val="1"/>
      <w:numFmt w:val="decimal"/>
      <w:lvlText w:val="%4."/>
      <w:lvlJc w:val="left"/>
      <w:pPr>
        <w:ind w:left="2880" w:hanging="360"/>
      </w:pPr>
    </w:lvl>
    <w:lvl w:ilvl="4" w:tplc="75A60276">
      <w:start w:val="1"/>
      <w:numFmt w:val="lowerLetter"/>
      <w:lvlText w:val="%5."/>
      <w:lvlJc w:val="left"/>
      <w:pPr>
        <w:ind w:left="3600" w:hanging="360"/>
      </w:pPr>
    </w:lvl>
    <w:lvl w:ilvl="5" w:tplc="C74C2920">
      <w:start w:val="1"/>
      <w:numFmt w:val="lowerRoman"/>
      <w:lvlText w:val="%6."/>
      <w:lvlJc w:val="right"/>
      <w:pPr>
        <w:ind w:left="4320" w:hanging="180"/>
      </w:pPr>
    </w:lvl>
    <w:lvl w:ilvl="6" w:tplc="159A02FE">
      <w:start w:val="1"/>
      <w:numFmt w:val="decimal"/>
      <w:lvlText w:val="%7."/>
      <w:lvlJc w:val="left"/>
      <w:pPr>
        <w:ind w:left="5040" w:hanging="360"/>
      </w:pPr>
    </w:lvl>
    <w:lvl w:ilvl="7" w:tplc="41C2FFC2">
      <w:start w:val="1"/>
      <w:numFmt w:val="lowerLetter"/>
      <w:lvlText w:val="%8."/>
      <w:lvlJc w:val="left"/>
      <w:pPr>
        <w:ind w:left="5760" w:hanging="360"/>
      </w:pPr>
    </w:lvl>
    <w:lvl w:ilvl="8" w:tplc="6B9E1648">
      <w:start w:val="1"/>
      <w:numFmt w:val="lowerRoman"/>
      <w:lvlText w:val="%9."/>
      <w:lvlJc w:val="right"/>
      <w:pPr>
        <w:ind w:left="6480" w:hanging="180"/>
      </w:pPr>
    </w:lvl>
  </w:abstractNum>
  <w:abstractNum w:abstractNumId="35" w15:restartNumberingAfterBreak="0">
    <w:nsid w:val="5F911B8E"/>
    <w:multiLevelType w:val="hybridMultilevel"/>
    <w:tmpl w:val="8014EFD0"/>
    <w:lvl w:ilvl="0" w:tplc="BF00F588">
      <w:start w:val="1"/>
      <w:numFmt w:val="decimal"/>
      <w:lvlText w:val="%1."/>
      <w:lvlJc w:val="left"/>
      <w:pPr>
        <w:ind w:left="720" w:hanging="360"/>
      </w:pPr>
    </w:lvl>
    <w:lvl w:ilvl="1" w:tplc="FEE66B3E">
      <w:start w:val="1"/>
      <w:numFmt w:val="lowerLetter"/>
      <w:lvlText w:val="%2."/>
      <w:lvlJc w:val="left"/>
      <w:pPr>
        <w:ind w:left="1440" w:hanging="360"/>
      </w:pPr>
    </w:lvl>
    <w:lvl w:ilvl="2" w:tplc="B8201804">
      <w:start w:val="1"/>
      <w:numFmt w:val="lowerRoman"/>
      <w:lvlText w:val="%3."/>
      <w:lvlJc w:val="right"/>
      <w:pPr>
        <w:ind w:left="2160" w:hanging="180"/>
      </w:pPr>
    </w:lvl>
    <w:lvl w:ilvl="3" w:tplc="B8646C84">
      <w:start w:val="1"/>
      <w:numFmt w:val="decimal"/>
      <w:lvlText w:val="%4."/>
      <w:lvlJc w:val="left"/>
      <w:pPr>
        <w:ind w:left="2880" w:hanging="360"/>
      </w:pPr>
    </w:lvl>
    <w:lvl w:ilvl="4" w:tplc="5D503B56">
      <w:start w:val="1"/>
      <w:numFmt w:val="lowerLetter"/>
      <w:lvlText w:val="%5."/>
      <w:lvlJc w:val="left"/>
      <w:pPr>
        <w:ind w:left="3600" w:hanging="360"/>
      </w:pPr>
    </w:lvl>
    <w:lvl w:ilvl="5" w:tplc="C3C87906">
      <w:start w:val="1"/>
      <w:numFmt w:val="lowerRoman"/>
      <w:lvlText w:val="%6."/>
      <w:lvlJc w:val="right"/>
      <w:pPr>
        <w:ind w:left="4320" w:hanging="180"/>
      </w:pPr>
    </w:lvl>
    <w:lvl w:ilvl="6" w:tplc="7C7C3660">
      <w:start w:val="1"/>
      <w:numFmt w:val="decimal"/>
      <w:lvlText w:val="%7."/>
      <w:lvlJc w:val="left"/>
      <w:pPr>
        <w:ind w:left="5040" w:hanging="360"/>
      </w:pPr>
    </w:lvl>
    <w:lvl w:ilvl="7" w:tplc="792C16D8">
      <w:start w:val="1"/>
      <w:numFmt w:val="lowerLetter"/>
      <w:lvlText w:val="%8."/>
      <w:lvlJc w:val="left"/>
      <w:pPr>
        <w:ind w:left="5760" w:hanging="360"/>
      </w:pPr>
    </w:lvl>
    <w:lvl w:ilvl="8" w:tplc="C228FCFE">
      <w:start w:val="1"/>
      <w:numFmt w:val="lowerRoman"/>
      <w:lvlText w:val="%9."/>
      <w:lvlJc w:val="right"/>
      <w:pPr>
        <w:ind w:left="6480" w:hanging="180"/>
      </w:pPr>
    </w:lvl>
  </w:abstractNum>
  <w:abstractNum w:abstractNumId="36" w15:restartNumberingAfterBreak="0">
    <w:nsid w:val="60915BBD"/>
    <w:multiLevelType w:val="hybridMultilevel"/>
    <w:tmpl w:val="429E2858"/>
    <w:lvl w:ilvl="0" w:tplc="24149EBA">
      <w:start w:val="1"/>
      <w:numFmt w:val="decimal"/>
      <w:lvlText w:val="%1."/>
      <w:lvlJc w:val="left"/>
      <w:pPr>
        <w:ind w:left="720" w:hanging="360"/>
      </w:pPr>
    </w:lvl>
    <w:lvl w:ilvl="1" w:tplc="DC7AEDA0">
      <w:start w:val="1"/>
      <w:numFmt w:val="lowerLetter"/>
      <w:lvlText w:val="%2."/>
      <w:lvlJc w:val="left"/>
      <w:pPr>
        <w:ind w:left="1440" w:hanging="360"/>
      </w:pPr>
    </w:lvl>
    <w:lvl w:ilvl="2" w:tplc="9448025A">
      <w:start w:val="1"/>
      <w:numFmt w:val="lowerRoman"/>
      <w:lvlText w:val="%3."/>
      <w:lvlJc w:val="right"/>
      <w:pPr>
        <w:ind w:left="2160" w:hanging="180"/>
      </w:pPr>
    </w:lvl>
    <w:lvl w:ilvl="3" w:tplc="860E5056">
      <w:start w:val="1"/>
      <w:numFmt w:val="decimal"/>
      <w:lvlText w:val="%4."/>
      <w:lvlJc w:val="left"/>
      <w:pPr>
        <w:ind w:left="2880" w:hanging="360"/>
      </w:pPr>
    </w:lvl>
    <w:lvl w:ilvl="4" w:tplc="4DBEFA40">
      <w:start w:val="1"/>
      <w:numFmt w:val="lowerLetter"/>
      <w:lvlText w:val="%5."/>
      <w:lvlJc w:val="left"/>
      <w:pPr>
        <w:ind w:left="3600" w:hanging="360"/>
      </w:pPr>
    </w:lvl>
    <w:lvl w:ilvl="5" w:tplc="2D849A54">
      <w:start w:val="1"/>
      <w:numFmt w:val="lowerRoman"/>
      <w:lvlText w:val="%6."/>
      <w:lvlJc w:val="right"/>
      <w:pPr>
        <w:ind w:left="4320" w:hanging="180"/>
      </w:pPr>
    </w:lvl>
    <w:lvl w:ilvl="6" w:tplc="2B048B9A">
      <w:start w:val="1"/>
      <w:numFmt w:val="decimal"/>
      <w:lvlText w:val="%7."/>
      <w:lvlJc w:val="left"/>
      <w:pPr>
        <w:ind w:left="5040" w:hanging="360"/>
      </w:pPr>
    </w:lvl>
    <w:lvl w:ilvl="7" w:tplc="2138DADA">
      <w:start w:val="1"/>
      <w:numFmt w:val="lowerLetter"/>
      <w:lvlText w:val="%8."/>
      <w:lvlJc w:val="left"/>
      <w:pPr>
        <w:ind w:left="5760" w:hanging="360"/>
      </w:pPr>
    </w:lvl>
    <w:lvl w:ilvl="8" w:tplc="90FA54FE">
      <w:start w:val="1"/>
      <w:numFmt w:val="lowerRoman"/>
      <w:lvlText w:val="%9."/>
      <w:lvlJc w:val="right"/>
      <w:pPr>
        <w:ind w:left="6480" w:hanging="180"/>
      </w:pPr>
    </w:lvl>
  </w:abstractNum>
  <w:abstractNum w:abstractNumId="37" w15:restartNumberingAfterBreak="0">
    <w:nsid w:val="61C520EC"/>
    <w:multiLevelType w:val="hybridMultilevel"/>
    <w:tmpl w:val="79F42BC4"/>
    <w:lvl w:ilvl="0" w:tplc="473093AC">
      <w:start w:val="1"/>
      <w:numFmt w:val="decimal"/>
      <w:lvlText w:val="%1."/>
      <w:lvlJc w:val="left"/>
      <w:pPr>
        <w:ind w:left="720" w:hanging="360"/>
      </w:pPr>
    </w:lvl>
    <w:lvl w:ilvl="1" w:tplc="AC3C2718">
      <w:start w:val="1"/>
      <w:numFmt w:val="lowerLetter"/>
      <w:lvlText w:val="%2."/>
      <w:lvlJc w:val="left"/>
      <w:pPr>
        <w:ind w:left="1440" w:hanging="360"/>
      </w:pPr>
    </w:lvl>
    <w:lvl w:ilvl="2" w:tplc="3EF00D3C">
      <w:start w:val="1"/>
      <w:numFmt w:val="lowerRoman"/>
      <w:lvlText w:val="%3."/>
      <w:lvlJc w:val="right"/>
      <w:pPr>
        <w:ind w:left="2160" w:hanging="180"/>
      </w:pPr>
    </w:lvl>
    <w:lvl w:ilvl="3" w:tplc="101A29D4">
      <w:start w:val="1"/>
      <w:numFmt w:val="decimal"/>
      <w:lvlText w:val="%4."/>
      <w:lvlJc w:val="left"/>
      <w:pPr>
        <w:ind w:left="2880" w:hanging="360"/>
      </w:pPr>
    </w:lvl>
    <w:lvl w:ilvl="4" w:tplc="FD0674BC">
      <w:start w:val="1"/>
      <w:numFmt w:val="lowerLetter"/>
      <w:lvlText w:val="%5."/>
      <w:lvlJc w:val="left"/>
      <w:pPr>
        <w:ind w:left="3600" w:hanging="360"/>
      </w:pPr>
    </w:lvl>
    <w:lvl w:ilvl="5" w:tplc="E060657E">
      <w:start w:val="1"/>
      <w:numFmt w:val="lowerRoman"/>
      <w:lvlText w:val="%6."/>
      <w:lvlJc w:val="right"/>
      <w:pPr>
        <w:ind w:left="4320" w:hanging="180"/>
      </w:pPr>
    </w:lvl>
    <w:lvl w:ilvl="6" w:tplc="0CAA3CD8">
      <w:start w:val="1"/>
      <w:numFmt w:val="decimal"/>
      <w:lvlText w:val="%7."/>
      <w:lvlJc w:val="left"/>
      <w:pPr>
        <w:ind w:left="5040" w:hanging="360"/>
      </w:pPr>
    </w:lvl>
    <w:lvl w:ilvl="7" w:tplc="8ABA74F4">
      <w:start w:val="1"/>
      <w:numFmt w:val="lowerLetter"/>
      <w:lvlText w:val="%8."/>
      <w:lvlJc w:val="left"/>
      <w:pPr>
        <w:ind w:left="5760" w:hanging="360"/>
      </w:pPr>
    </w:lvl>
    <w:lvl w:ilvl="8" w:tplc="387EBF00">
      <w:start w:val="1"/>
      <w:numFmt w:val="lowerRoman"/>
      <w:lvlText w:val="%9."/>
      <w:lvlJc w:val="right"/>
      <w:pPr>
        <w:ind w:left="6480" w:hanging="180"/>
      </w:pPr>
    </w:lvl>
  </w:abstractNum>
  <w:abstractNum w:abstractNumId="38" w15:restartNumberingAfterBreak="0">
    <w:nsid w:val="61E26373"/>
    <w:multiLevelType w:val="hybridMultilevel"/>
    <w:tmpl w:val="EC2849A4"/>
    <w:lvl w:ilvl="0" w:tplc="7B2837DC">
      <w:start w:val="1"/>
      <w:numFmt w:val="decimal"/>
      <w:lvlText w:val="%1."/>
      <w:lvlJc w:val="left"/>
      <w:pPr>
        <w:ind w:left="720" w:hanging="360"/>
      </w:pPr>
    </w:lvl>
    <w:lvl w:ilvl="1" w:tplc="6C488A74">
      <w:start w:val="1"/>
      <w:numFmt w:val="lowerLetter"/>
      <w:lvlText w:val="%2."/>
      <w:lvlJc w:val="left"/>
      <w:pPr>
        <w:ind w:left="1440" w:hanging="360"/>
      </w:pPr>
    </w:lvl>
    <w:lvl w:ilvl="2" w:tplc="F48C435C">
      <w:start w:val="1"/>
      <w:numFmt w:val="lowerRoman"/>
      <w:lvlText w:val="%3."/>
      <w:lvlJc w:val="right"/>
      <w:pPr>
        <w:ind w:left="2160" w:hanging="180"/>
      </w:pPr>
    </w:lvl>
    <w:lvl w:ilvl="3" w:tplc="92146E08">
      <w:start w:val="1"/>
      <w:numFmt w:val="decimal"/>
      <w:lvlText w:val="%4."/>
      <w:lvlJc w:val="left"/>
      <w:pPr>
        <w:ind w:left="2880" w:hanging="360"/>
      </w:pPr>
    </w:lvl>
    <w:lvl w:ilvl="4" w:tplc="9C70F66A">
      <w:start w:val="1"/>
      <w:numFmt w:val="lowerLetter"/>
      <w:lvlText w:val="%5."/>
      <w:lvlJc w:val="left"/>
      <w:pPr>
        <w:ind w:left="3600" w:hanging="360"/>
      </w:pPr>
    </w:lvl>
    <w:lvl w:ilvl="5" w:tplc="F5FC466E">
      <w:start w:val="1"/>
      <w:numFmt w:val="lowerRoman"/>
      <w:lvlText w:val="%6."/>
      <w:lvlJc w:val="right"/>
      <w:pPr>
        <w:ind w:left="4320" w:hanging="180"/>
      </w:pPr>
    </w:lvl>
    <w:lvl w:ilvl="6" w:tplc="359AAF68">
      <w:start w:val="1"/>
      <w:numFmt w:val="decimal"/>
      <w:lvlText w:val="%7."/>
      <w:lvlJc w:val="left"/>
      <w:pPr>
        <w:ind w:left="5040" w:hanging="360"/>
      </w:pPr>
    </w:lvl>
    <w:lvl w:ilvl="7" w:tplc="BCEAF9EC">
      <w:start w:val="1"/>
      <w:numFmt w:val="lowerLetter"/>
      <w:lvlText w:val="%8."/>
      <w:lvlJc w:val="left"/>
      <w:pPr>
        <w:ind w:left="5760" w:hanging="360"/>
      </w:pPr>
    </w:lvl>
    <w:lvl w:ilvl="8" w:tplc="9FFC2EE6">
      <w:start w:val="1"/>
      <w:numFmt w:val="lowerRoman"/>
      <w:lvlText w:val="%9."/>
      <w:lvlJc w:val="right"/>
      <w:pPr>
        <w:ind w:left="6480" w:hanging="180"/>
      </w:pPr>
    </w:lvl>
  </w:abstractNum>
  <w:abstractNum w:abstractNumId="39" w15:restartNumberingAfterBreak="0">
    <w:nsid w:val="62650D49"/>
    <w:multiLevelType w:val="hybridMultilevel"/>
    <w:tmpl w:val="D11E2A3C"/>
    <w:lvl w:ilvl="0" w:tplc="A24263F8">
      <w:start w:val="1"/>
      <w:numFmt w:val="decimal"/>
      <w:lvlText w:val="%1."/>
      <w:lvlJc w:val="left"/>
      <w:pPr>
        <w:ind w:left="720" w:hanging="360"/>
      </w:pPr>
    </w:lvl>
    <w:lvl w:ilvl="1" w:tplc="B8924C88">
      <w:start w:val="1"/>
      <w:numFmt w:val="lowerLetter"/>
      <w:lvlText w:val="%2."/>
      <w:lvlJc w:val="left"/>
      <w:pPr>
        <w:ind w:left="1440" w:hanging="360"/>
      </w:pPr>
    </w:lvl>
    <w:lvl w:ilvl="2" w:tplc="73480AC8">
      <w:start w:val="1"/>
      <w:numFmt w:val="lowerRoman"/>
      <w:lvlText w:val="%3."/>
      <w:lvlJc w:val="right"/>
      <w:pPr>
        <w:ind w:left="2160" w:hanging="180"/>
      </w:pPr>
    </w:lvl>
    <w:lvl w:ilvl="3" w:tplc="04162A50">
      <w:start w:val="1"/>
      <w:numFmt w:val="decimal"/>
      <w:lvlText w:val="%4."/>
      <w:lvlJc w:val="left"/>
      <w:pPr>
        <w:ind w:left="2880" w:hanging="360"/>
      </w:pPr>
    </w:lvl>
    <w:lvl w:ilvl="4" w:tplc="8A2C56B2">
      <w:start w:val="1"/>
      <w:numFmt w:val="lowerLetter"/>
      <w:lvlText w:val="%5."/>
      <w:lvlJc w:val="left"/>
      <w:pPr>
        <w:ind w:left="3600" w:hanging="360"/>
      </w:pPr>
    </w:lvl>
    <w:lvl w:ilvl="5" w:tplc="4C582B1E">
      <w:start w:val="1"/>
      <w:numFmt w:val="lowerRoman"/>
      <w:lvlText w:val="%6."/>
      <w:lvlJc w:val="right"/>
      <w:pPr>
        <w:ind w:left="4320" w:hanging="180"/>
      </w:pPr>
    </w:lvl>
    <w:lvl w:ilvl="6" w:tplc="6DE66EFE">
      <w:start w:val="1"/>
      <w:numFmt w:val="decimal"/>
      <w:lvlText w:val="%7."/>
      <w:lvlJc w:val="left"/>
      <w:pPr>
        <w:ind w:left="5040" w:hanging="360"/>
      </w:pPr>
    </w:lvl>
    <w:lvl w:ilvl="7" w:tplc="8B76BBCC">
      <w:start w:val="1"/>
      <w:numFmt w:val="lowerLetter"/>
      <w:lvlText w:val="%8."/>
      <w:lvlJc w:val="left"/>
      <w:pPr>
        <w:ind w:left="5760" w:hanging="360"/>
      </w:pPr>
    </w:lvl>
    <w:lvl w:ilvl="8" w:tplc="0E66B2DA">
      <w:start w:val="1"/>
      <w:numFmt w:val="lowerRoman"/>
      <w:lvlText w:val="%9."/>
      <w:lvlJc w:val="right"/>
      <w:pPr>
        <w:ind w:left="6480" w:hanging="180"/>
      </w:pPr>
    </w:lvl>
  </w:abstractNum>
  <w:abstractNum w:abstractNumId="40" w15:restartNumberingAfterBreak="0">
    <w:nsid w:val="62A472E6"/>
    <w:multiLevelType w:val="hybridMultilevel"/>
    <w:tmpl w:val="659C98A2"/>
    <w:lvl w:ilvl="0" w:tplc="E3AE0DCE">
      <w:start w:val="1"/>
      <w:numFmt w:val="decimal"/>
      <w:lvlText w:val="%1."/>
      <w:lvlJc w:val="left"/>
      <w:pPr>
        <w:ind w:left="720" w:hanging="360"/>
      </w:pPr>
    </w:lvl>
    <w:lvl w:ilvl="1" w:tplc="0C962416">
      <w:start w:val="1"/>
      <w:numFmt w:val="lowerLetter"/>
      <w:lvlText w:val="%2."/>
      <w:lvlJc w:val="left"/>
      <w:pPr>
        <w:ind w:left="1440" w:hanging="360"/>
      </w:pPr>
    </w:lvl>
    <w:lvl w:ilvl="2" w:tplc="E8C8C80E">
      <w:start w:val="1"/>
      <w:numFmt w:val="lowerRoman"/>
      <w:lvlText w:val="%3."/>
      <w:lvlJc w:val="right"/>
      <w:pPr>
        <w:ind w:left="2160" w:hanging="180"/>
      </w:pPr>
    </w:lvl>
    <w:lvl w:ilvl="3" w:tplc="5EB824D0">
      <w:start w:val="1"/>
      <w:numFmt w:val="decimal"/>
      <w:lvlText w:val="%4."/>
      <w:lvlJc w:val="left"/>
      <w:pPr>
        <w:ind w:left="2880" w:hanging="360"/>
      </w:pPr>
    </w:lvl>
    <w:lvl w:ilvl="4" w:tplc="9CE0A2E2">
      <w:start w:val="1"/>
      <w:numFmt w:val="lowerLetter"/>
      <w:lvlText w:val="%5."/>
      <w:lvlJc w:val="left"/>
      <w:pPr>
        <w:ind w:left="3600" w:hanging="360"/>
      </w:pPr>
    </w:lvl>
    <w:lvl w:ilvl="5" w:tplc="63425EF2">
      <w:start w:val="1"/>
      <w:numFmt w:val="lowerRoman"/>
      <w:lvlText w:val="%6."/>
      <w:lvlJc w:val="right"/>
      <w:pPr>
        <w:ind w:left="4320" w:hanging="180"/>
      </w:pPr>
    </w:lvl>
    <w:lvl w:ilvl="6" w:tplc="DB56145C">
      <w:start w:val="1"/>
      <w:numFmt w:val="decimal"/>
      <w:lvlText w:val="%7."/>
      <w:lvlJc w:val="left"/>
      <w:pPr>
        <w:ind w:left="5040" w:hanging="360"/>
      </w:pPr>
    </w:lvl>
    <w:lvl w:ilvl="7" w:tplc="8C7039A2">
      <w:start w:val="1"/>
      <w:numFmt w:val="lowerLetter"/>
      <w:lvlText w:val="%8."/>
      <w:lvlJc w:val="left"/>
      <w:pPr>
        <w:ind w:left="5760" w:hanging="360"/>
      </w:pPr>
    </w:lvl>
    <w:lvl w:ilvl="8" w:tplc="6CA21F56">
      <w:start w:val="1"/>
      <w:numFmt w:val="lowerRoman"/>
      <w:lvlText w:val="%9."/>
      <w:lvlJc w:val="right"/>
      <w:pPr>
        <w:ind w:left="6480" w:hanging="180"/>
      </w:pPr>
    </w:lvl>
  </w:abstractNum>
  <w:abstractNum w:abstractNumId="41" w15:restartNumberingAfterBreak="0">
    <w:nsid w:val="68845DE1"/>
    <w:multiLevelType w:val="hybridMultilevel"/>
    <w:tmpl w:val="87DEF47E"/>
    <w:lvl w:ilvl="0" w:tplc="3DBCAE88">
      <w:start w:val="1"/>
      <w:numFmt w:val="decimal"/>
      <w:lvlText w:val="%1."/>
      <w:lvlJc w:val="left"/>
      <w:pPr>
        <w:ind w:left="720" w:hanging="360"/>
      </w:pPr>
    </w:lvl>
    <w:lvl w:ilvl="1" w:tplc="03785036">
      <w:start w:val="1"/>
      <w:numFmt w:val="lowerLetter"/>
      <w:lvlText w:val="%2."/>
      <w:lvlJc w:val="left"/>
      <w:pPr>
        <w:ind w:left="1440" w:hanging="360"/>
      </w:pPr>
    </w:lvl>
    <w:lvl w:ilvl="2" w:tplc="B3904658">
      <w:start w:val="1"/>
      <w:numFmt w:val="lowerRoman"/>
      <w:lvlText w:val="%3."/>
      <w:lvlJc w:val="right"/>
      <w:pPr>
        <w:ind w:left="2160" w:hanging="180"/>
      </w:pPr>
    </w:lvl>
    <w:lvl w:ilvl="3" w:tplc="0A98EF0C">
      <w:start w:val="1"/>
      <w:numFmt w:val="decimal"/>
      <w:lvlText w:val="%4."/>
      <w:lvlJc w:val="left"/>
      <w:pPr>
        <w:ind w:left="2880" w:hanging="360"/>
      </w:pPr>
    </w:lvl>
    <w:lvl w:ilvl="4" w:tplc="633A2C28">
      <w:start w:val="1"/>
      <w:numFmt w:val="lowerLetter"/>
      <w:lvlText w:val="%5."/>
      <w:lvlJc w:val="left"/>
      <w:pPr>
        <w:ind w:left="3600" w:hanging="360"/>
      </w:pPr>
    </w:lvl>
    <w:lvl w:ilvl="5" w:tplc="52FC0CE6">
      <w:start w:val="1"/>
      <w:numFmt w:val="lowerRoman"/>
      <w:lvlText w:val="%6."/>
      <w:lvlJc w:val="right"/>
      <w:pPr>
        <w:ind w:left="4320" w:hanging="180"/>
      </w:pPr>
    </w:lvl>
    <w:lvl w:ilvl="6" w:tplc="27789700">
      <w:start w:val="1"/>
      <w:numFmt w:val="decimal"/>
      <w:lvlText w:val="%7."/>
      <w:lvlJc w:val="left"/>
      <w:pPr>
        <w:ind w:left="5040" w:hanging="360"/>
      </w:pPr>
    </w:lvl>
    <w:lvl w:ilvl="7" w:tplc="7326EC98">
      <w:start w:val="1"/>
      <w:numFmt w:val="lowerLetter"/>
      <w:lvlText w:val="%8."/>
      <w:lvlJc w:val="left"/>
      <w:pPr>
        <w:ind w:left="5760" w:hanging="360"/>
      </w:pPr>
    </w:lvl>
    <w:lvl w:ilvl="8" w:tplc="0E646E06">
      <w:start w:val="1"/>
      <w:numFmt w:val="lowerRoman"/>
      <w:lvlText w:val="%9."/>
      <w:lvlJc w:val="right"/>
      <w:pPr>
        <w:ind w:left="6480" w:hanging="180"/>
      </w:pPr>
    </w:lvl>
  </w:abstractNum>
  <w:abstractNum w:abstractNumId="42" w15:restartNumberingAfterBreak="0">
    <w:nsid w:val="6E4107B4"/>
    <w:multiLevelType w:val="hybridMultilevel"/>
    <w:tmpl w:val="66D69782"/>
    <w:lvl w:ilvl="0" w:tplc="F7622DC6">
      <w:start w:val="1"/>
      <w:numFmt w:val="decimal"/>
      <w:lvlText w:val="%1."/>
      <w:lvlJc w:val="left"/>
      <w:pPr>
        <w:ind w:left="720" w:hanging="360"/>
      </w:pPr>
    </w:lvl>
    <w:lvl w:ilvl="1" w:tplc="7E32D4BE">
      <w:start w:val="1"/>
      <w:numFmt w:val="lowerLetter"/>
      <w:lvlText w:val="%2."/>
      <w:lvlJc w:val="left"/>
      <w:pPr>
        <w:ind w:left="1440" w:hanging="360"/>
      </w:pPr>
    </w:lvl>
    <w:lvl w:ilvl="2" w:tplc="3536E002">
      <w:start w:val="1"/>
      <w:numFmt w:val="lowerRoman"/>
      <w:lvlText w:val="%3."/>
      <w:lvlJc w:val="right"/>
      <w:pPr>
        <w:ind w:left="2160" w:hanging="180"/>
      </w:pPr>
    </w:lvl>
    <w:lvl w:ilvl="3" w:tplc="54D6141A">
      <w:start w:val="1"/>
      <w:numFmt w:val="decimal"/>
      <w:lvlText w:val="%4."/>
      <w:lvlJc w:val="left"/>
      <w:pPr>
        <w:ind w:left="2880" w:hanging="360"/>
      </w:pPr>
    </w:lvl>
    <w:lvl w:ilvl="4" w:tplc="88D03932">
      <w:start w:val="1"/>
      <w:numFmt w:val="lowerLetter"/>
      <w:lvlText w:val="%5."/>
      <w:lvlJc w:val="left"/>
      <w:pPr>
        <w:ind w:left="3600" w:hanging="360"/>
      </w:pPr>
    </w:lvl>
    <w:lvl w:ilvl="5" w:tplc="9148DF62">
      <w:start w:val="1"/>
      <w:numFmt w:val="lowerRoman"/>
      <w:lvlText w:val="%6."/>
      <w:lvlJc w:val="right"/>
      <w:pPr>
        <w:ind w:left="4320" w:hanging="180"/>
      </w:pPr>
    </w:lvl>
    <w:lvl w:ilvl="6" w:tplc="73BA02FE">
      <w:start w:val="1"/>
      <w:numFmt w:val="decimal"/>
      <w:lvlText w:val="%7."/>
      <w:lvlJc w:val="left"/>
      <w:pPr>
        <w:ind w:left="5040" w:hanging="360"/>
      </w:pPr>
    </w:lvl>
    <w:lvl w:ilvl="7" w:tplc="169A7684">
      <w:start w:val="1"/>
      <w:numFmt w:val="lowerLetter"/>
      <w:lvlText w:val="%8."/>
      <w:lvlJc w:val="left"/>
      <w:pPr>
        <w:ind w:left="5760" w:hanging="360"/>
      </w:pPr>
    </w:lvl>
    <w:lvl w:ilvl="8" w:tplc="3ADC6A98">
      <w:start w:val="1"/>
      <w:numFmt w:val="lowerRoman"/>
      <w:lvlText w:val="%9."/>
      <w:lvlJc w:val="right"/>
      <w:pPr>
        <w:ind w:left="6480" w:hanging="180"/>
      </w:pPr>
    </w:lvl>
  </w:abstractNum>
  <w:abstractNum w:abstractNumId="43" w15:restartNumberingAfterBreak="0">
    <w:nsid w:val="754B1C27"/>
    <w:multiLevelType w:val="hybridMultilevel"/>
    <w:tmpl w:val="87683B84"/>
    <w:lvl w:ilvl="0" w:tplc="AAA2B662">
      <w:start w:val="1"/>
      <w:numFmt w:val="decimal"/>
      <w:lvlText w:val="%1."/>
      <w:lvlJc w:val="left"/>
      <w:pPr>
        <w:ind w:left="720" w:hanging="360"/>
      </w:pPr>
    </w:lvl>
    <w:lvl w:ilvl="1" w:tplc="80D4D202">
      <w:start w:val="1"/>
      <w:numFmt w:val="lowerLetter"/>
      <w:lvlText w:val="%2."/>
      <w:lvlJc w:val="left"/>
      <w:pPr>
        <w:ind w:left="1440" w:hanging="360"/>
      </w:pPr>
    </w:lvl>
    <w:lvl w:ilvl="2" w:tplc="0F5A7052">
      <w:start w:val="1"/>
      <w:numFmt w:val="lowerRoman"/>
      <w:lvlText w:val="%3."/>
      <w:lvlJc w:val="right"/>
      <w:pPr>
        <w:ind w:left="2160" w:hanging="180"/>
      </w:pPr>
    </w:lvl>
    <w:lvl w:ilvl="3" w:tplc="5CDE09CA">
      <w:start w:val="1"/>
      <w:numFmt w:val="decimal"/>
      <w:lvlText w:val="%4."/>
      <w:lvlJc w:val="left"/>
      <w:pPr>
        <w:ind w:left="2880" w:hanging="360"/>
      </w:pPr>
    </w:lvl>
    <w:lvl w:ilvl="4" w:tplc="E856D496">
      <w:start w:val="1"/>
      <w:numFmt w:val="lowerLetter"/>
      <w:lvlText w:val="%5."/>
      <w:lvlJc w:val="left"/>
      <w:pPr>
        <w:ind w:left="3600" w:hanging="360"/>
      </w:pPr>
    </w:lvl>
    <w:lvl w:ilvl="5" w:tplc="38687984">
      <w:start w:val="1"/>
      <w:numFmt w:val="lowerRoman"/>
      <w:lvlText w:val="%6."/>
      <w:lvlJc w:val="right"/>
      <w:pPr>
        <w:ind w:left="4320" w:hanging="180"/>
      </w:pPr>
    </w:lvl>
    <w:lvl w:ilvl="6" w:tplc="4E9C3CD4">
      <w:start w:val="1"/>
      <w:numFmt w:val="decimal"/>
      <w:lvlText w:val="%7."/>
      <w:lvlJc w:val="left"/>
      <w:pPr>
        <w:ind w:left="5040" w:hanging="360"/>
      </w:pPr>
    </w:lvl>
    <w:lvl w:ilvl="7" w:tplc="1D42B840">
      <w:start w:val="1"/>
      <w:numFmt w:val="lowerLetter"/>
      <w:lvlText w:val="%8."/>
      <w:lvlJc w:val="left"/>
      <w:pPr>
        <w:ind w:left="5760" w:hanging="360"/>
      </w:pPr>
    </w:lvl>
    <w:lvl w:ilvl="8" w:tplc="0A0499E8">
      <w:start w:val="1"/>
      <w:numFmt w:val="lowerRoman"/>
      <w:lvlText w:val="%9."/>
      <w:lvlJc w:val="right"/>
      <w:pPr>
        <w:ind w:left="6480" w:hanging="180"/>
      </w:pPr>
    </w:lvl>
  </w:abstractNum>
  <w:abstractNum w:abstractNumId="44" w15:restartNumberingAfterBreak="0">
    <w:nsid w:val="78EE2740"/>
    <w:multiLevelType w:val="hybridMultilevel"/>
    <w:tmpl w:val="EEAAA880"/>
    <w:lvl w:ilvl="0" w:tplc="EA80CB4A">
      <w:start w:val="1"/>
      <w:numFmt w:val="decimal"/>
      <w:lvlText w:val="%1."/>
      <w:lvlJc w:val="left"/>
      <w:pPr>
        <w:ind w:left="720" w:hanging="360"/>
      </w:pPr>
    </w:lvl>
    <w:lvl w:ilvl="1" w:tplc="79F0532E">
      <w:start w:val="1"/>
      <w:numFmt w:val="lowerLetter"/>
      <w:lvlText w:val="%2."/>
      <w:lvlJc w:val="left"/>
      <w:pPr>
        <w:ind w:left="1440" w:hanging="360"/>
      </w:pPr>
    </w:lvl>
    <w:lvl w:ilvl="2" w:tplc="83643B44">
      <w:start w:val="1"/>
      <w:numFmt w:val="lowerRoman"/>
      <w:lvlText w:val="%3."/>
      <w:lvlJc w:val="right"/>
      <w:pPr>
        <w:ind w:left="2160" w:hanging="180"/>
      </w:pPr>
    </w:lvl>
    <w:lvl w:ilvl="3" w:tplc="12FA4134">
      <w:start w:val="1"/>
      <w:numFmt w:val="decimal"/>
      <w:lvlText w:val="%4."/>
      <w:lvlJc w:val="left"/>
      <w:pPr>
        <w:ind w:left="2880" w:hanging="360"/>
      </w:pPr>
    </w:lvl>
    <w:lvl w:ilvl="4" w:tplc="B7F0E162">
      <w:start w:val="1"/>
      <w:numFmt w:val="lowerLetter"/>
      <w:lvlText w:val="%5."/>
      <w:lvlJc w:val="left"/>
      <w:pPr>
        <w:ind w:left="3600" w:hanging="360"/>
      </w:pPr>
    </w:lvl>
    <w:lvl w:ilvl="5" w:tplc="19760C94">
      <w:start w:val="1"/>
      <w:numFmt w:val="lowerRoman"/>
      <w:lvlText w:val="%6."/>
      <w:lvlJc w:val="right"/>
      <w:pPr>
        <w:ind w:left="4320" w:hanging="180"/>
      </w:pPr>
    </w:lvl>
    <w:lvl w:ilvl="6" w:tplc="D9ECC556">
      <w:start w:val="1"/>
      <w:numFmt w:val="decimal"/>
      <w:lvlText w:val="%7."/>
      <w:lvlJc w:val="left"/>
      <w:pPr>
        <w:ind w:left="5040" w:hanging="360"/>
      </w:pPr>
    </w:lvl>
    <w:lvl w:ilvl="7" w:tplc="1A8CCD7E">
      <w:start w:val="1"/>
      <w:numFmt w:val="lowerLetter"/>
      <w:lvlText w:val="%8."/>
      <w:lvlJc w:val="left"/>
      <w:pPr>
        <w:ind w:left="5760" w:hanging="360"/>
      </w:pPr>
    </w:lvl>
    <w:lvl w:ilvl="8" w:tplc="10528D72">
      <w:start w:val="1"/>
      <w:numFmt w:val="lowerRoman"/>
      <w:lvlText w:val="%9."/>
      <w:lvlJc w:val="right"/>
      <w:pPr>
        <w:ind w:left="6480" w:hanging="180"/>
      </w:pPr>
    </w:lvl>
  </w:abstractNum>
  <w:abstractNum w:abstractNumId="45" w15:restartNumberingAfterBreak="0">
    <w:nsid w:val="7B931641"/>
    <w:multiLevelType w:val="hybridMultilevel"/>
    <w:tmpl w:val="CD501A7C"/>
    <w:lvl w:ilvl="0" w:tplc="82AC7B2A">
      <w:start w:val="1"/>
      <w:numFmt w:val="bullet"/>
      <w:lvlText w:val=""/>
      <w:lvlJc w:val="left"/>
      <w:pPr>
        <w:ind w:left="720" w:hanging="360"/>
      </w:pPr>
      <w:rPr>
        <w:rFonts w:ascii="Symbol" w:hAnsi="Symbol" w:hint="default"/>
      </w:rPr>
    </w:lvl>
    <w:lvl w:ilvl="1" w:tplc="8B7A55BC">
      <w:start w:val="1"/>
      <w:numFmt w:val="bullet"/>
      <w:lvlText w:val="o"/>
      <w:lvlJc w:val="left"/>
      <w:pPr>
        <w:ind w:left="1440" w:hanging="360"/>
      </w:pPr>
      <w:rPr>
        <w:rFonts w:ascii="Courier New" w:hAnsi="Courier New" w:hint="default"/>
      </w:rPr>
    </w:lvl>
    <w:lvl w:ilvl="2" w:tplc="840E73B0">
      <w:start w:val="1"/>
      <w:numFmt w:val="bullet"/>
      <w:lvlText w:val=""/>
      <w:lvlJc w:val="left"/>
      <w:pPr>
        <w:ind w:left="2160" w:hanging="360"/>
      </w:pPr>
      <w:rPr>
        <w:rFonts w:ascii="Wingdings" w:hAnsi="Wingdings" w:hint="default"/>
      </w:rPr>
    </w:lvl>
    <w:lvl w:ilvl="3" w:tplc="CB16905C">
      <w:start w:val="1"/>
      <w:numFmt w:val="bullet"/>
      <w:lvlText w:val=""/>
      <w:lvlJc w:val="left"/>
      <w:pPr>
        <w:ind w:left="2880" w:hanging="360"/>
      </w:pPr>
      <w:rPr>
        <w:rFonts w:ascii="Symbol" w:hAnsi="Symbol" w:hint="default"/>
      </w:rPr>
    </w:lvl>
    <w:lvl w:ilvl="4" w:tplc="BF8002B4">
      <w:start w:val="1"/>
      <w:numFmt w:val="bullet"/>
      <w:lvlText w:val="o"/>
      <w:lvlJc w:val="left"/>
      <w:pPr>
        <w:ind w:left="3600" w:hanging="360"/>
      </w:pPr>
      <w:rPr>
        <w:rFonts w:ascii="Courier New" w:hAnsi="Courier New" w:hint="default"/>
      </w:rPr>
    </w:lvl>
    <w:lvl w:ilvl="5" w:tplc="03C4BEE2">
      <w:start w:val="1"/>
      <w:numFmt w:val="bullet"/>
      <w:lvlText w:val=""/>
      <w:lvlJc w:val="left"/>
      <w:pPr>
        <w:ind w:left="4320" w:hanging="360"/>
      </w:pPr>
      <w:rPr>
        <w:rFonts w:ascii="Wingdings" w:hAnsi="Wingdings" w:hint="default"/>
      </w:rPr>
    </w:lvl>
    <w:lvl w:ilvl="6" w:tplc="7428BF9A">
      <w:start w:val="1"/>
      <w:numFmt w:val="bullet"/>
      <w:lvlText w:val=""/>
      <w:lvlJc w:val="left"/>
      <w:pPr>
        <w:ind w:left="5040" w:hanging="360"/>
      </w:pPr>
      <w:rPr>
        <w:rFonts w:ascii="Symbol" w:hAnsi="Symbol" w:hint="default"/>
      </w:rPr>
    </w:lvl>
    <w:lvl w:ilvl="7" w:tplc="2C540C3A">
      <w:start w:val="1"/>
      <w:numFmt w:val="bullet"/>
      <w:lvlText w:val="o"/>
      <w:lvlJc w:val="left"/>
      <w:pPr>
        <w:ind w:left="5760" w:hanging="360"/>
      </w:pPr>
      <w:rPr>
        <w:rFonts w:ascii="Courier New" w:hAnsi="Courier New" w:hint="default"/>
      </w:rPr>
    </w:lvl>
    <w:lvl w:ilvl="8" w:tplc="6D749C80">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0"/>
  </w:num>
  <w:num w:numId="4">
    <w:abstractNumId w:val="25"/>
  </w:num>
  <w:num w:numId="5">
    <w:abstractNumId w:val="27"/>
  </w:num>
  <w:num w:numId="6">
    <w:abstractNumId w:val="13"/>
  </w:num>
  <w:num w:numId="7">
    <w:abstractNumId w:val="14"/>
  </w:num>
  <w:num w:numId="8">
    <w:abstractNumId w:val="40"/>
  </w:num>
  <w:num w:numId="9">
    <w:abstractNumId w:val="31"/>
  </w:num>
  <w:num w:numId="10">
    <w:abstractNumId w:val="23"/>
  </w:num>
  <w:num w:numId="11">
    <w:abstractNumId w:val="7"/>
  </w:num>
  <w:num w:numId="12">
    <w:abstractNumId w:val="6"/>
  </w:num>
  <w:num w:numId="13">
    <w:abstractNumId w:val="4"/>
  </w:num>
  <w:num w:numId="14">
    <w:abstractNumId w:val="15"/>
  </w:num>
  <w:num w:numId="15">
    <w:abstractNumId w:val="29"/>
  </w:num>
  <w:num w:numId="16">
    <w:abstractNumId w:val="45"/>
  </w:num>
  <w:num w:numId="17">
    <w:abstractNumId w:val="16"/>
  </w:num>
  <w:num w:numId="18">
    <w:abstractNumId w:val="41"/>
  </w:num>
  <w:num w:numId="19">
    <w:abstractNumId w:val="18"/>
  </w:num>
  <w:num w:numId="20">
    <w:abstractNumId w:val="38"/>
  </w:num>
  <w:num w:numId="21">
    <w:abstractNumId w:val="24"/>
  </w:num>
  <w:num w:numId="22">
    <w:abstractNumId w:val="8"/>
  </w:num>
  <w:num w:numId="23">
    <w:abstractNumId w:val="17"/>
  </w:num>
  <w:num w:numId="24">
    <w:abstractNumId w:val="32"/>
  </w:num>
  <w:num w:numId="25">
    <w:abstractNumId w:val="26"/>
  </w:num>
  <w:num w:numId="26">
    <w:abstractNumId w:val="39"/>
  </w:num>
  <w:num w:numId="27">
    <w:abstractNumId w:val="44"/>
  </w:num>
  <w:num w:numId="28">
    <w:abstractNumId w:val="30"/>
  </w:num>
  <w:num w:numId="29">
    <w:abstractNumId w:val="0"/>
  </w:num>
  <w:num w:numId="30">
    <w:abstractNumId w:val="35"/>
  </w:num>
  <w:num w:numId="31">
    <w:abstractNumId w:val="12"/>
  </w:num>
  <w:num w:numId="32">
    <w:abstractNumId w:val="33"/>
  </w:num>
  <w:num w:numId="33">
    <w:abstractNumId w:val="3"/>
  </w:num>
  <w:num w:numId="34">
    <w:abstractNumId w:val="34"/>
  </w:num>
  <w:num w:numId="35">
    <w:abstractNumId w:val="9"/>
  </w:num>
  <w:num w:numId="36">
    <w:abstractNumId w:val="2"/>
  </w:num>
  <w:num w:numId="37">
    <w:abstractNumId w:val="21"/>
  </w:num>
  <w:num w:numId="38">
    <w:abstractNumId w:val="28"/>
  </w:num>
  <w:num w:numId="39">
    <w:abstractNumId w:val="36"/>
  </w:num>
  <w:num w:numId="40">
    <w:abstractNumId w:val="43"/>
  </w:num>
  <w:num w:numId="41">
    <w:abstractNumId w:val="42"/>
  </w:num>
  <w:num w:numId="42">
    <w:abstractNumId w:val="37"/>
  </w:num>
  <w:num w:numId="43">
    <w:abstractNumId w:val="5"/>
  </w:num>
  <w:num w:numId="44">
    <w:abstractNumId w:val="22"/>
  </w:num>
  <w:num w:numId="45">
    <w:abstractNumId w:val="19"/>
  </w:num>
  <w:num w:numId="4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r. Yongming Tang">
    <w15:presenceInfo w15:providerId="AD" w15:userId="S-1-5-21-501496462-1075662908-3417849731-641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634AA7"/>
    <w:rsid w:val="000821BB"/>
    <w:rsid w:val="000E12A5"/>
    <w:rsid w:val="000E5CBA"/>
    <w:rsid w:val="001002DA"/>
    <w:rsid w:val="00127C51"/>
    <w:rsid w:val="00141DE4"/>
    <w:rsid w:val="00142355"/>
    <w:rsid w:val="00144292"/>
    <w:rsid w:val="001943D6"/>
    <w:rsid w:val="001E0E08"/>
    <w:rsid w:val="001F0BB2"/>
    <w:rsid w:val="00221276"/>
    <w:rsid w:val="0028133F"/>
    <w:rsid w:val="0029673F"/>
    <w:rsid w:val="002B36AE"/>
    <w:rsid w:val="00364B5B"/>
    <w:rsid w:val="003928F1"/>
    <w:rsid w:val="00407FDE"/>
    <w:rsid w:val="00421232"/>
    <w:rsid w:val="0042386D"/>
    <w:rsid w:val="00426B65"/>
    <w:rsid w:val="00455682"/>
    <w:rsid w:val="004E77A4"/>
    <w:rsid w:val="00502BA2"/>
    <w:rsid w:val="0051732C"/>
    <w:rsid w:val="005300F4"/>
    <w:rsid w:val="005976D8"/>
    <w:rsid w:val="005A3AFD"/>
    <w:rsid w:val="005B7071"/>
    <w:rsid w:val="006068B2"/>
    <w:rsid w:val="006467A4"/>
    <w:rsid w:val="006A592E"/>
    <w:rsid w:val="006B4679"/>
    <w:rsid w:val="006C560B"/>
    <w:rsid w:val="006D0EE2"/>
    <w:rsid w:val="006F3C44"/>
    <w:rsid w:val="00734CE2"/>
    <w:rsid w:val="00750DE3"/>
    <w:rsid w:val="00770A64"/>
    <w:rsid w:val="007C35D5"/>
    <w:rsid w:val="007F508F"/>
    <w:rsid w:val="00833A48"/>
    <w:rsid w:val="00871572"/>
    <w:rsid w:val="008B1651"/>
    <w:rsid w:val="008B6CCF"/>
    <w:rsid w:val="008D450D"/>
    <w:rsid w:val="00954F1E"/>
    <w:rsid w:val="0098027B"/>
    <w:rsid w:val="0099207C"/>
    <w:rsid w:val="009A0FF6"/>
    <w:rsid w:val="009B344F"/>
    <w:rsid w:val="009F6DD9"/>
    <w:rsid w:val="00A0113E"/>
    <w:rsid w:val="00A20CD8"/>
    <w:rsid w:val="00A20D21"/>
    <w:rsid w:val="00A21643"/>
    <w:rsid w:val="00A50504"/>
    <w:rsid w:val="00A904A6"/>
    <w:rsid w:val="00A92308"/>
    <w:rsid w:val="00AD0671"/>
    <w:rsid w:val="00AE2C99"/>
    <w:rsid w:val="00AE4F7C"/>
    <w:rsid w:val="00B33AC1"/>
    <w:rsid w:val="00B36458"/>
    <w:rsid w:val="00B5389D"/>
    <w:rsid w:val="00BA62B9"/>
    <w:rsid w:val="00BE735C"/>
    <w:rsid w:val="00C23D42"/>
    <w:rsid w:val="00C479A9"/>
    <w:rsid w:val="00CB0F17"/>
    <w:rsid w:val="00CE5173"/>
    <w:rsid w:val="00CF4786"/>
    <w:rsid w:val="00D326F9"/>
    <w:rsid w:val="00D41152"/>
    <w:rsid w:val="00E12B11"/>
    <w:rsid w:val="00E172D1"/>
    <w:rsid w:val="00E2312D"/>
    <w:rsid w:val="00E4325B"/>
    <w:rsid w:val="00E57611"/>
    <w:rsid w:val="00E977CE"/>
    <w:rsid w:val="00F159A1"/>
    <w:rsid w:val="00FA1F5E"/>
    <w:rsid w:val="00FE27CB"/>
    <w:rsid w:val="019CEF00"/>
    <w:rsid w:val="04C2EF5F"/>
    <w:rsid w:val="0857DBC5"/>
    <w:rsid w:val="0AAFF864"/>
    <w:rsid w:val="0D83AA86"/>
    <w:rsid w:val="0F59714B"/>
    <w:rsid w:val="106222F1"/>
    <w:rsid w:val="11E6AF6E"/>
    <w:rsid w:val="125DD1EC"/>
    <w:rsid w:val="1577204D"/>
    <w:rsid w:val="16014001"/>
    <w:rsid w:val="1F728D65"/>
    <w:rsid w:val="202EB5A0"/>
    <w:rsid w:val="29B25F8F"/>
    <w:rsid w:val="2AC59158"/>
    <w:rsid w:val="2CBADC39"/>
    <w:rsid w:val="2DF61165"/>
    <w:rsid w:val="30985F5A"/>
    <w:rsid w:val="34C63CB3"/>
    <w:rsid w:val="382F02E7"/>
    <w:rsid w:val="39747AA0"/>
    <w:rsid w:val="3B1E09C7"/>
    <w:rsid w:val="3D2FB78B"/>
    <w:rsid w:val="3DD07F3A"/>
    <w:rsid w:val="3FDCD9CE"/>
    <w:rsid w:val="3FF042B1"/>
    <w:rsid w:val="4063B015"/>
    <w:rsid w:val="43D266EE"/>
    <w:rsid w:val="44FD2809"/>
    <w:rsid w:val="4A634AA7"/>
    <w:rsid w:val="4B26A2FF"/>
    <w:rsid w:val="4CB70E71"/>
    <w:rsid w:val="4D13508B"/>
    <w:rsid w:val="4DDC69E1"/>
    <w:rsid w:val="4E2D59E0"/>
    <w:rsid w:val="4F29C669"/>
    <w:rsid w:val="53882830"/>
    <w:rsid w:val="59B985E8"/>
    <w:rsid w:val="5D7DB914"/>
    <w:rsid w:val="63CD0CD6"/>
    <w:rsid w:val="6D6817BF"/>
    <w:rsid w:val="6FC30BEB"/>
    <w:rsid w:val="7147804C"/>
    <w:rsid w:val="7500CCF5"/>
    <w:rsid w:val="75C858A6"/>
    <w:rsid w:val="796F8611"/>
    <w:rsid w:val="79A1E120"/>
    <w:rsid w:val="7CC5B521"/>
    <w:rsid w:val="7D3022A4"/>
    <w:rsid w:val="7D475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34AA7"/>
  <w15:chartTrackingRefBased/>
  <w15:docId w15:val="{0BB76519-A212-4014-8DAA-A1033FED0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0E12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2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mith@gmail.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mith@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eader" Target="header1.xml"/><Relationship Id="rId10" Type="http://schemas.openxmlformats.org/officeDocument/2006/relationships/hyperlink" Target="mailto:smith@gmail.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smith@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microsoft.com/office/2011/relationships/people" Target="people.xml"/><Relationship Id="rId8" Type="http://schemas.openxmlformats.org/officeDocument/2006/relationships/hyperlink" Target="mailto:smith@gmail.com"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mailto:smith@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82</Pages>
  <Words>9233</Words>
  <Characters>52632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 Patel</dc:creator>
  <cp:keywords/>
  <dc:description/>
  <cp:lastModifiedBy>Mr. Yongming Tang</cp:lastModifiedBy>
  <cp:revision>54</cp:revision>
  <dcterms:created xsi:type="dcterms:W3CDTF">2018-05-01T16:52:00Z</dcterms:created>
  <dcterms:modified xsi:type="dcterms:W3CDTF">2018-05-07T01:34:00Z</dcterms:modified>
</cp:coreProperties>
</file>